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body>
    <w:p w:rsidR="00FE6764" w:rsidRDefault="00991E0C" w14:paraId="672A6659" w14:textId="77777777">
      <w:pPr>
        <w:spacing w:after="218" w:line="259" w:lineRule="auto"/>
        <w:ind w:left="23" w:right="0" w:firstLine="0"/>
        <w:jc w:val="left"/>
      </w:pPr>
      <w:r>
        <w:rPr>
          <w:noProof/>
          <w:sz w:val="22"/>
        </w:rPr>
        <mc:AlternateContent>
          <mc:Choice Requires="wpg">
            <w:drawing>
              <wp:inline distT="0" distB="0" distL="0" distR="0" wp14:anchorId="68589456" wp14:editId="07777777">
                <wp:extent cx="5943600" cy="25311"/>
                <wp:effectExtent l="0" t="0" r="0" b="0"/>
                <wp:docPr id="13546" name="Group 13546"/>
                <wp:cNvGraphicFramePr/>
                <a:graphic xmlns:a="http://schemas.openxmlformats.org/drawingml/2006/main">
                  <a:graphicData uri="http://schemas.microsoft.com/office/word/2010/wordprocessingGroup">
                    <wpg:wgp>
                      <wpg:cNvGrpSpPr/>
                      <wpg:grpSpPr>
                        <a:xfrm>
                          <a:off x="0" y="0"/>
                          <a:ext cx="5943600" cy="25311"/>
                          <a:chOff x="0" y="0"/>
                          <a:chExt cx="5943600" cy="25311"/>
                        </a:xfrm>
                      </wpg:grpSpPr>
                      <wps:wsp>
                        <wps:cNvPr id="18136" name="Shape 18136"/>
                        <wps:cNvSpPr/>
                        <wps:spPr>
                          <a:xfrm>
                            <a:off x="0" y="0"/>
                            <a:ext cx="5943600" cy="25311"/>
                          </a:xfrm>
                          <a:custGeom>
                            <a:avLst/>
                            <a:gdLst/>
                            <a:ahLst/>
                            <a:cxnLst/>
                            <a:rect l="0" t="0" r="0" b="0"/>
                            <a:pathLst>
                              <a:path w="5943600" h="25311">
                                <a:moveTo>
                                  <a:pt x="0" y="0"/>
                                </a:moveTo>
                                <a:lnTo>
                                  <a:pt x="5943600" y="0"/>
                                </a:lnTo>
                                <a:lnTo>
                                  <a:pt x="5943600" y="25311"/>
                                </a:lnTo>
                                <a:lnTo>
                                  <a:pt x="0" y="253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p14="http://schemas.microsoft.com/office/word/2010/wordml" xmlns:pic="http://schemas.openxmlformats.org/drawingml/2006/picture">
            <w:pict w14:anchorId="726E869F">
              <v:group id="Group 13546" style="width:468pt;height:1.993pt;mso-position-horizontal-relative:char;mso-position-vertical-relative:line" coordsize="59436,253">
                <v:shape id="Shape 18137" style="position:absolute;width:59436;height:253;left:0;top:0;" coordsize="5943600,25311" path="m0,0l5943600,0l5943600,25311l0,25311l0,0">
                  <v:stroke on="false" weight="0pt" color="#000000" opacity="0" miterlimit="10" joinstyle="miter" endcap="flat"/>
                  <v:fill on="true" color="#000000"/>
                </v:shape>
              </v:group>
            </w:pict>
          </mc:Fallback>
        </mc:AlternateContent>
      </w:r>
    </w:p>
    <w:p w:rsidR="00FE6764" w:rsidRDefault="00991E0C" w14:paraId="7891E111" w14:textId="77777777">
      <w:pPr>
        <w:spacing w:after="0" w:line="379" w:lineRule="auto"/>
        <w:ind w:left="0" w:right="0" w:firstLine="0"/>
        <w:jc w:val="center"/>
      </w:pPr>
      <w:r>
        <w:rPr>
          <w:sz w:val="34"/>
        </w:rPr>
        <w:t>Missing links and the topological robustness of food webs</w:t>
      </w:r>
    </w:p>
    <w:p w:rsidR="00FE6764" w:rsidRDefault="00991E0C" w14:paraId="0A37501D" w14:textId="77777777">
      <w:pPr>
        <w:spacing w:after="157" w:line="259" w:lineRule="auto"/>
        <w:ind w:left="23" w:right="0" w:firstLine="0"/>
        <w:jc w:val="left"/>
      </w:pPr>
      <w:r>
        <w:rPr>
          <w:noProof/>
          <w:sz w:val="22"/>
        </w:rPr>
        <mc:AlternateContent>
          <mc:Choice Requires="wpg">
            <w:drawing>
              <wp:inline distT="0" distB="0" distL="0" distR="0" wp14:anchorId="0D4A2191" wp14:editId="07777777">
                <wp:extent cx="5943600" cy="25311"/>
                <wp:effectExtent l="0" t="0" r="0" b="0"/>
                <wp:docPr id="13547" name="Group 13547"/>
                <wp:cNvGraphicFramePr/>
                <a:graphic xmlns:a="http://schemas.openxmlformats.org/drawingml/2006/main">
                  <a:graphicData uri="http://schemas.microsoft.com/office/word/2010/wordprocessingGroup">
                    <wpg:wgp>
                      <wpg:cNvGrpSpPr/>
                      <wpg:grpSpPr>
                        <a:xfrm>
                          <a:off x="0" y="0"/>
                          <a:ext cx="5943600" cy="25311"/>
                          <a:chOff x="0" y="0"/>
                          <a:chExt cx="5943600" cy="25311"/>
                        </a:xfrm>
                      </wpg:grpSpPr>
                      <wps:wsp>
                        <wps:cNvPr id="18138" name="Shape 18138"/>
                        <wps:cNvSpPr/>
                        <wps:spPr>
                          <a:xfrm>
                            <a:off x="0" y="0"/>
                            <a:ext cx="5943600" cy="25311"/>
                          </a:xfrm>
                          <a:custGeom>
                            <a:avLst/>
                            <a:gdLst/>
                            <a:ahLst/>
                            <a:cxnLst/>
                            <a:rect l="0" t="0" r="0" b="0"/>
                            <a:pathLst>
                              <a:path w="5943600" h="25311">
                                <a:moveTo>
                                  <a:pt x="0" y="0"/>
                                </a:moveTo>
                                <a:lnTo>
                                  <a:pt x="5943600" y="0"/>
                                </a:lnTo>
                                <a:lnTo>
                                  <a:pt x="5943600" y="25311"/>
                                </a:lnTo>
                                <a:lnTo>
                                  <a:pt x="0" y="253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p14="http://schemas.microsoft.com/office/word/2010/wordml" xmlns:pic="http://schemas.openxmlformats.org/drawingml/2006/picture">
            <w:pict w14:anchorId="0591CE5E">
              <v:group id="Group 13547" style="width:468pt;height:1.993pt;mso-position-horizontal-relative:char;mso-position-vertical-relative:line" coordsize="59436,253">
                <v:shape id="Shape 18139" style="position:absolute;width:59436;height:253;left:0;top:0;" coordsize="5943600,25311" path="m0,0l5943600,0l5943600,25311l0,25311l0,0">
                  <v:stroke on="false" weight="0pt" color="#000000" opacity="0" miterlimit="10" joinstyle="miter" endcap="flat"/>
                  <v:fill on="true" color="#000000"/>
                </v:shape>
              </v:group>
            </w:pict>
          </mc:Fallback>
        </mc:AlternateContent>
      </w:r>
    </w:p>
    <w:p w:rsidR="00FE6764" w:rsidRDefault="00991E0C" w14:paraId="0117E2E2" w14:textId="77777777">
      <w:pPr>
        <w:spacing w:after="391" w:line="259" w:lineRule="auto"/>
        <w:ind w:left="0" w:right="18" w:firstLine="0"/>
        <w:jc w:val="center"/>
      </w:pPr>
      <w:r>
        <w:t>A Preprint</w:t>
      </w:r>
    </w:p>
    <w:p w:rsidR="00FE6764" w:rsidRDefault="00991E0C" w14:paraId="0B4D39B6" w14:textId="77777777">
      <w:pPr>
        <w:spacing w:after="139" w:line="259" w:lineRule="auto"/>
        <w:ind w:left="153" w:right="0" w:hanging="10"/>
        <w:jc w:val="center"/>
      </w:pPr>
      <w:r>
        <w:rPr>
          <w:b/>
        </w:rPr>
        <w:t xml:space="preserve">Anubhav Gupta </w:t>
      </w:r>
      <w:r>
        <w:rPr>
          <w:i/>
          <w:vertAlign w:val="superscript"/>
        </w:rPr>
        <w:footnoteReference w:id="1"/>
      </w:r>
    </w:p>
    <w:p w:rsidR="00FE6764" w:rsidRDefault="00991E0C" w14:paraId="29311CB8" w14:textId="77777777">
      <w:pPr>
        <w:spacing w:after="96" w:line="265" w:lineRule="auto"/>
        <w:ind w:left="10" w:hanging="10"/>
        <w:jc w:val="center"/>
      </w:pPr>
      <w:r>
        <w:t>Department of Evolutionary Biology and Environmental Studies</w:t>
      </w:r>
    </w:p>
    <w:p w:rsidR="00FE6764" w:rsidRDefault="00991E0C" w14:paraId="2369655F" w14:textId="77777777">
      <w:pPr>
        <w:spacing w:after="121" w:line="265" w:lineRule="auto"/>
        <w:ind w:left="10" w:hanging="10"/>
        <w:jc w:val="center"/>
      </w:pPr>
      <w:r>
        <w:t>University of Zurich</w:t>
      </w:r>
    </w:p>
    <w:p w:rsidR="00FE6764" w:rsidRDefault="00991E0C" w14:paraId="0A080EE8" w14:textId="77777777">
      <w:pPr>
        <w:spacing w:after="234" w:line="369" w:lineRule="auto"/>
        <w:ind w:left="2375" w:right="2381" w:hanging="10"/>
        <w:jc w:val="center"/>
      </w:pPr>
      <w:r>
        <w:t>8057 Zurich, Switzerland anubhav.gupta@ieu.uzh.ch</w:t>
      </w:r>
    </w:p>
    <w:p w:rsidR="00FE6764" w:rsidRDefault="00991E0C" w14:paraId="3099C28E" w14:textId="77777777">
      <w:pPr>
        <w:spacing w:after="101" w:line="259" w:lineRule="auto"/>
        <w:ind w:left="153" w:right="158" w:hanging="10"/>
        <w:jc w:val="center"/>
      </w:pPr>
      <w:r>
        <w:rPr>
          <w:b/>
        </w:rPr>
        <w:t>Owen L. Petchey</w:t>
      </w:r>
    </w:p>
    <w:p w:rsidR="00FE6764" w:rsidRDefault="00991E0C" w14:paraId="53B49176" w14:textId="77777777">
      <w:pPr>
        <w:spacing w:after="96" w:line="265" w:lineRule="auto"/>
        <w:ind w:left="10" w:hanging="10"/>
        <w:jc w:val="center"/>
      </w:pPr>
      <w:r>
        <w:t>Department of Evolutionary Biology and Environmental Studies</w:t>
      </w:r>
    </w:p>
    <w:p w:rsidR="00FE6764" w:rsidRDefault="00991E0C" w14:paraId="6B0E1159" w14:textId="77777777">
      <w:pPr>
        <w:spacing w:after="121" w:line="265" w:lineRule="auto"/>
        <w:ind w:left="10" w:hanging="10"/>
        <w:jc w:val="center"/>
      </w:pPr>
      <w:r>
        <w:t>University of Zurich</w:t>
      </w:r>
    </w:p>
    <w:p w:rsidR="00FE6764" w:rsidRDefault="00991E0C" w14:paraId="73A145E9" w14:textId="77777777">
      <w:pPr>
        <w:spacing w:after="469" w:line="369" w:lineRule="auto"/>
        <w:ind w:left="2428" w:right="2433" w:hanging="10"/>
        <w:jc w:val="center"/>
      </w:pPr>
      <w:r>
        <w:t>8057 Zurich, Switzerland owen.petchey@ieu.uzh.ch</w:t>
      </w:r>
    </w:p>
    <w:p w:rsidR="00FE6764" w:rsidRDefault="00991E0C" w14:paraId="02FC8DBD" w14:textId="77777777">
      <w:pPr>
        <w:spacing w:after="423" w:line="265" w:lineRule="auto"/>
        <w:ind w:left="10" w:right="10" w:hanging="10"/>
        <w:jc w:val="center"/>
      </w:pPr>
      <w:r>
        <w:t>September 23, 2022</w:t>
      </w:r>
    </w:p>
    <w:p w:rsidR="00FE6764" w:rsidRDefault="00991E0C" w14:paraId="7CBFD60A" w14:textId="77777777">
      <w:pPr>
        <w:pStyle w:val="Heading1"/>
        <w:spacing w:after="331" w:line="259" w:lineRule="auto"/>
        <w:ind w:left="0" w:firstLine="0"/>
        <w:jc w:val="center"/>
      </w:pPr>
      <w:r>
        <w:t>Abstract</w:t>
      </w:r>
    </w:p>
    <w:p w:rsidR="00FE6764" w:rsidRDefault="00991E0C" w14:paraId="461A8590" w14:textId="77777777">
      <w:pPr>
        <w:numPr>
          <w:ilvl w:val="0"/>
          <w:numId w:val="1"/>
        </w:numPr>
        <w:ind w:right="717" w:hanging="277"/>
      </w:pPr>
      <w:r>
        <w:t>Undersampling can lead to missing trophic interactions in recorded food webs, with potential cons</w:t>
      </w:r>
      <w:r>
        <w:t>equences for the perceived functioning and stability of the food webs. Undersampling can be compensated for by using food web models such as the allometric diet breadth model (ADBM) to predict missing links. Simultaneously, models might predict links which</w:t>
      </w:r>
      <w:r>
        <w:t xml:space="preserve"> cannot occur, i.e., false positives.</w:t>
      </w:r>
    </w:p>
    <w:p w:rsidR="00FE6764" w:rsidRDefault="00991E0C" w14:paraId="1E58D964" w14:textId="77777777">
      <w:pPr>
        <w:numPr>
          <w:ilvl w:val="0"/>
          <w:numId w:val="1"/>
        </w:numPr>
        <w:ind w:right="717" w:hanging="277"/>
      </w:pPr>
      <w:r>
        <w:t>Previous research shows that (i) food web robustness (the inverse of the number of secondary extinctions occuring due to primary extinctions) increases with connectance</w:t>
      </w:r>
    </w:p>
    <w:p w:rsidR="00FE6764" w:rsidRDefault="00991E0C" w14:paraId="7E3915C7" w14:textId="77777777">
      <w:pPr>
        <w:ind w:left="1118" w:right="717"/>
      </w:pPr>
      <w:r>
        <w:t xml:space="preserve">(the number of realised trophic links divided by </w:t>
      </w:r>
      <w:r>
        <w:t>the number of possible links), and (ii) that model predicted food webs usually have greater connectance than observed ones. Thus we expect that predicted food webs are more robust than observed ones. This expectation has never, to our knowledge, been teste</w:t>
      </w:r>
      <w:r>
        <w:t>d, nor has the effect size been</w:t>
      </w:r>
    </w:p>
    <w:p w:rsidR="00FE6764" w:rsidRDefault="00991E0C" w14:paraId="39A8D7E5" w14:textId="77777777">
      <w:pPr>
        <w:ind w:left="1141" w:right="31"/>
      </w:pPr>
      <w:r>
        <w:t>quantified.</w:t>
      </w:r>
    </w:p>
    <w:p w:rsidR="00FE6764" w:rsidRDefault="00991E0C" w14:paraId="0A8FC476" w14:textId="77777777">
      <w:pPr>
        <w:numPr>
          <w:ilvl w:val="0"/>
          <w:numId w:val="1"/>
        </w:numPr>
        <w:ind w:right="717" w:hanging="277"/>
      </w:pPr>
      <w:r>
        <w:lastRenderedPageBreak/>
        <w:t>We fill this research gap by comparing the robustness of observed food webs to the robustness of food webs predicted by a model (the ADBM) that can account for missing links, though which does not predict all lin</w:t>
      </w:r>
      <w:r>
        <w:t>ks correctly. We did this for 12 different food webs from a wide variety of ecosystems. We used three extinction scenarios: random, most connected, and least connected.</w:t>
      </w:r>
    </w:p>
    <w:p w:rsidR="00FE6764" w:rsidRDefault="00991E0C" w14:paraId="68A3D1AA" w14:textId="77777777">
      <w:pPr>
        <w:numPr>
          <w:ilvl w:val="0"/>
          <w:numId w:val="1"/>
        </w:numPr>
        <w:ind w:right="717" w:hanging="277"/>
      </w:pPr>
      <w:r>
        <w:t xml:space="preserve">We found, as expected, that the predicted food webs were more robust than the </w:t>
      </w:r>
      <w:r>
        <w:t xml:space="preserve">observed food webs, and this can be attributed to the higher connectance of the predicted food webs. On average, for every one unit of increase in connectance, we found the food webs to be robust by 0.52 units and 0.04 units for the most connected and the </w:t>
      </w:r>
      <w:r>
        <w:t>random species extinction scenarios respectively while no effect in the least connected species extinction scenario.</w:t>
      </w:r>
    </w:p>
    <w:p w:rsidR="00FE6764" w:rsidRDefault="00991E0C" w14:paraId="7F71B5E7" w14:textId="77777777">
      <w:pPr>
        <w:numPr>
          <w:ilvl w:val="0"/>
          <w:numId w:val="1"/>
        </w:numPr>
        <w:spacing w:after="308" w:line="365" w:lineRule="auto"/>
        <w:ind w:right="717" w:hanging="277"/>
      </w:pPr>
      <w:r>
        <w:t>These results show that undersampling can lead to large underestimates of food web robustness that can be compensated for by filling in mis</w:t>
      </w:r>
      <w:r>
        <w:t xml:space="preserve">sing links with food web models. </w:t>
      </w:r>
      <w:commentRangeStart w:id="0"/>
      <w:r>
        <w:t>Nevertheless, increased connectance may contribute to lower dynamical stability, and so it would be interesting to compare the dynamical stability of observed and predicted food webs, as well as the topological stability th</w:t>
      </w:r>
      <w:r>
        <w:t>at we have focused on.</w:t>
      </w:r>
      <w:commentRangeEnd w:id="0"/>
      <w:r w:rsidR="0051657A">
        <w:rPr>
          <w:rStyle w:val="CommentReference"/>
        </w:rPr>
        <w:commentReference w:id="0"/>
      </w:r>
    </w:p>
    <w:p w:rsidR="00FE6764" w:rsidRDefault="00991E0C" w14:paraId="67ED0AF6" w14:textId="77777777">
      <w:pPr>
        <w:spacing w:after="499"/>
        <w:ind w:left="10" w:right="31"/>
      </w:pPr>
      <w:r>
        <w:rPr>
          <w:b/>
          <w:i/>
        </w:rPr>
        <w:t>K</w:t>
      </w:r>
      <w:r>
        <w:rPr>
          <w:b/>
        </w:rPr>
        <w:t xml:space="preserve">eywords </w:t>
      </w:r>
      <w:r>
        <w:t xml:space="preserve">connectance </w:t>
      </w:r>
      <w:r>
        <w:rPr>
          <w:i/>
        </w:rPr>
        <w:t xml:space="preserve">· </w:t>
      </w:r>
      <w:r>
        <w:t xml:space="preserve">ABC </w:t>
      </w:r>
      <w:r>
        <w:rPr>
          <w:i/>
        </w:rPr>
        <w:t xml:space="preserve">· </w:t>
      </w:r>
      <w:r>
        <w:t xml:space="preserve">ADBM </w:t>
      </w:r>
      <w:r>
        <w:rPr>
          <w:i/>
        </w:rPr>
        <w:t xml:space="preserve">· </w:t>
      </w:r>
      <w:r>
        <w:t xml:space="preserve">food web </w:t>
      </w:r>
      <w:r>
        <w:rPr>
          <w:i/>
        </w:rPr>
        <w:t xml:space="preserve">· </w:t>
      </w:r>
      <w:r>
        <w:t xml:space="preserve">extinction </w:t>
      </w:r>
      <w:r>
        <w:rPr>
          <w:i/>
        </w:rPr>
        <w:t xml:space="preserve">· </w:t>
      </w:r>
      <w:r>
        <w:t>uncertainty</w:t>
      </w:r>
    </w:p>
    <w:p w:rsidR="00FE6764" w:rsidRDefault="00991E0C" w14:paraId="64DDFCA6" w14:textId="77777777">
      <w:pPr>
        <w:pStyle w:val="Heading1"/>
        <w:tabs>
          <w:tab w:val="center" w:pos="1167"/>
        </w:tabs>
        <w:spacing w:after="331"/>
        <w:ind w:left="0" w:right="0" w:firstLine="0"/>
      </w:pPr>
      <w:r>
        <w:t>1</w:t>
      </w:r>
      <w:r>
        <w:tab/>
      </w:r>
      <w:r>
        <w:t>Introduction</w:t>
      </w:r>
    </w:p>
    <w:p w:rsidR="00FE6764" w:rsidRDefault="00991E0C" w14:paraId="7405924E" w14:textId="77777777">
      <w:pPr>
        <w:spacing w:after="103" w:line="365" w:lineRule="auto"/>
        <w:ind w:left="18" w:right="0" w:hanging="10"/>
        <w:jc w:val="left"/>
      </w:pPr>
      <w:r>
        <w:t>Anthropogenic changes such as climate change and habitat destruction are a threat to biodiversity, and can lead to food web collapse (Ullah et al.</w:t>
      </w:r>
      <w:r>
        <w:t xml:space="preserve"> 2018). This food web collapse is due to the cascades of secondary extinctions in a food web because of the primary loss of species, for example due to habitat destruction and climate change (Pimm et al. 2006; J. A. Thomas et al. 2004; C. D. Thomas et al. </w:t>
      </w:r>
      <w:r>
        <w:t>2004). An example of a secondary extinction is when a consumer goes extinction because its sole resource species goes extinct. Therefore, research focused on cascading secondary extinctions also known as ‘community viability analysis’ have been performed e</w:t>
      </w:r>
      <w:r>
        <w:t>xtensively in the past few decades to quantify how robust are food webs to species extinction (Jennifer A. Dunne, Williams, and Martinez 2002b; Jennifer A. Dunne and Williams 2009; Berg et al. 2011; Ebenman, Law, and Borrvall 2004; Ebenman and Jonsson 2005</w:t>
      </w:r>
      <w:r>
        <w:t>). This research revealed that the rate of collapse of a food web is dependent on its structure and complexity (Jennifer A. Dunne, Williams, and Martinez 2002b; Jennifer A. Dunne and Williams 2009).</w:t>
      </w:r>
    </w:p>
    <w:p w:rsidR="00FE6764" w:rsidRDefault="00991E0C" w14:paraId="41B1A450" w14:textId="77777777">
      <w:pPr>
        <w:spacing w:after="102"/>
        <w:ind w:left="8" w:right="31" w:firstLine="502"/>
      </w:pPr>
      <w:r w:rsidR="00991E0C">
        <w:rPr/>
        <w:t xml:space="preserve">Simulation of primary species loss has been conducted in </w:t>
      </w:r>
      <w:r w:rsidR="00991E0C">
        <w:rPr/>
        <w:t xml:space="preserve">observed food webs and model food webs from terrestrial and aquatic ecosystems, where robustness was measured in terms of secondary extinctions (Jennifer A. Dunne, Williams, and Martinez 2002b; Jennifer A. Dunne and Williams 2009). Primary species loss is </w:t>
      </w:r>
      <w:r w:rsidR="00991E0C">
        <w:rPr/>
        <w:t xml:space="preserve">considered to be extinction of a species due to causes external to the food web. In research with models, the specific cause or </w:t>
      </w:r>
      <w:r w:rsidR="00991E0C">
        <w:rPr/>
        <w:t>causes are usually not specified. Overharvesting of a population which causes extinction could be considered a driver of a prima</w:t>
      </w:r>
      <w:r w:rsidR="00991E0C">
        <w:rPr/>
        <w:t xml:space="preserve">ry extinction. A secondary extinction is an extinction caused by a previous extinction (either primary or secondary). </w:t>
      </w:r>
      <w:commentRangeStart w:id="1"/>
      <w:r w:rsidR="00991E0C">
        <w:rPr/>
        <w:t xml:space="preserve">Numerous studies </w:t>
      </w:r>
      <w:commentRangeEnd w:id="1"/>
      <w:r>
        <w:rPr>
          <w:rStyle w:val="CommentReference"/>
        </w:rPr>
        <w:commentReference w:id="1"/>
      </w:r>
      <w:r w:rsidR="00991E0C">
        <w:rPr/>
        <w:t>have used a topological criteria for assigning a secondary extinction to a species, i.e., if an extinction is of the last</w:t>
      </w:r>
      <w:r w:rsidR="00991E0C">
        <w:rPr/>
        <w:t xml:space="preserve"> resource species of a consumer species, then the consumer species suffers secondary extinction because it has no resources.</w:t>
      </w:r>
    </w:p>
    <w:p w:rsidR="00FE6764" w:rsidRDefault="00991E0C" w14:paraId="16738C19" w14:textId="77777777">
      <w:pPr>
        <w:spacing w:after="102"/>
        <w:ind w:left="8" w:right="31" w:firstLine="483"/>
      </w:pPr>
      <w:r>
        <w:t>When there are few primary extinctions, and these cause many secondary extinctions, a food web is said to be fragile or not robust.</w:t>
      </w:r>
      <w:r>
        <w:t xml:space="preserve"> When there are few secondary extinctions, a food web is said to be robust. Several studies have shown that the robustness of the food webs </w:t>
      </w:r>
      <w:commentRangeStart w:id="2"/>
      <w:r>
        <w:t>increases with food web connectance</w:t>
      </w:r>
      <w:commentRangeEnd w:id="2"/>
      <w:r>
        <w:commentReference w:id="2"/>
      </w:r>
      <w:r>
        <w:t>. Also, the removal (primary extinction) of the most connected species cause c</w:t>
      </w:r>
      <w:r>
        <w:t>onsiderably more secondary extinctions than the random removals of species (Jennifer A. Dunne, Williams, and Martinez 2002a; Sol’e and Montoya 2001). Simulation studies like these, which investigate the impact of primary extinctions in a food web to quanti</w:t>
      </w:r>
      <w:r>
        <w:t>fy robustness based on its topological structure, provide an alternate solution to canonical experiments in natural ecosystems which are not possible or very difficult to conduct (Jennifer A. Dunne and Williams 2009).</w:t>
      </w:r>
    </w:p>
    <w:p w:rsidR="00FE6764" w:rsidRDefault="00991E0C" w14:paraId="2DF2CE95" w14:textId="77777777">
      <w:pPr>
        <w:spacing w:after="101" w:line="259" w:lineRule="auto"/>
        <w:ind w:left="0" w:right="39" w:firstLine="0"/>
        <w:jc w:val="right"/>
      </w:pPr>
      <w:commentRangeStart w:id="3"/>
      <w:r>
        <w:t>Along with quantifying food web robust</w:t>
      </w:r>
      <w:r>
        <w:t>ness based on its topological structure, studies such as Williams</w:t>
      </w:r>
    </w:p>
    <w:p w:rsidR="00FE6764" w:rsidRDefault="00991E0C" w14:paraId="6FA6A18D" w14:textId="77777777">
      <w:pPr>
        <w:spacing w:after="103" w:line="365" w:lineRule="auto"/>
        <w:ind w:left="18" w:right="0" w:hanging="10"/>
        <w:jc w:val="left"/>
      </w:pPr>
      <w:r>
        <w:t>(2008), Brose, Williams, and Martinez (2006) and Martinez, Williams, and Dunne (2006) have quantified robustness based on the abundance dynamics of a food web. The topological approach of qu</w:t>
      </w:r>
      <w:r>
        <w:t xml:space="preserve">antifying a food web robustness only requires the food web structure whereas the dynamical approach not only requires the food web structure but also the temporal dynamics of abundance of species in that food web. </w:t>
      </w:r>
      <w:bookmarkStart w:name="_Int_Xyj5ONNh" w:id="4"/>
      <w:r>
        <w:t>For example: Williams (2008) combined mode</w:t>
      </w:r>
      <w:r>
        <w:t>ls of network structure with models of bioenergetic dynamics to study the role of food web topology and nonlinear dynamics on species coexistence in complex ecological networks.</w:t>
      </w:r>
      <w:bookmarkEnd w:id="4"/>
      <w:commentRangeEnd w:id="3"/>
      <w:r w:rsidR="001803E7">
        <w:rPr>
          <w:rStyle w:val="CommentReference"/>
        </w:rPr>
        <w:commentReference w:id="3"/>
      </w:r>
    </w:p>
    <w:p w:rsidR="00FE6764" w:rsidRDefault="00991E0C" w14:paraId="1F10B1B4" w14:textId="77777777">
      <w:pPr>
        <w:ind w:left="8" w:right="31" w:firstLine="483"/>
      </w:pPr>
      <w:commentRangeStart w:id="5"/>
      <w:r>
        <w:t xml:space="preserve">A key assumption of the observed food webs </w:t>
      </w:r>
      <w:commentRangeEnd w:id="5"/>
      <w:r w:rsidR="00E70D9D">
        <w:rPr>
          <w:rStyle w:val="CommentReference"/>
        </w:rPr>
        <w:commentReference w:id="5"/>
      </w:r>
      <w:r>
        <w:t xml:space="preserve">is that they are very well sampled </w:t>
      </w:r>
      <w:r>
        <w:t>i.e. all the links that in reality can occur are represented. However, it is known that not all food webs are very well sampled and then do not represent all of the feeding links that can occur (Caron et al. 2022; Patonai and Jord’an 2017; Jordano 2016). S</w:t>
      </w:r>
      <w:r>
        <w:t xml:space="preserve">ome rare trophic links require more sampling effort as compared to others, whereas some trophic links remain unobserved because of </w:t>
      </w:r>
      <w:commentRangeStart w:id="6"/>
      <w:r>
        <w:t xml:space="preserve">linkage constraints </w:t>
      </w:r>
      <w:commentRangeEnd w:id="6"/>
      <w:r w:rsidR="00E70D9D">
        <w:rPr>
          <w:rStyle w:val="CommentReference"/>
        </w:rPr>
        <w:commentReference w:id="6"/>
      </w:r>
      <w:r>
        <w:t>irrespective of sufficient sampling effort (Jordano 2016). Previous studies such as Caron et al. (2022) a</w:t>
      </w:r>
      <w:r>
        <w:t xml:space="preserve">nd Gupta, Furrer, and Petchey (2022) have shown that the predicted food webs from these models usually have greater connectance than the observed ones. Therefore, one solution to compensate for undersampling is to use a food web model such as the </w:t>
      </w:r>
      <w:commentRangeStart w:id="7"/>
      <w:r>
        <w:t>Allometri</w:t>
      </w:r>
      <w:r>
        <w:t>c Diet Breadth</w:t>
      </w:r>
    </w:p>
    <w:p w:rsidR="00FE6764" w:rsidRDefault="00991E0C" w14:paraId="4D824621" w14:textId="77777777">
      <w:pPr>
        <w:ind w:left="10" w:right="31"/>
      </w:pPr>
      <w:r>
        <w:t>Model (ADBM)</w:t>
      </w:r>
      <w:commentRangeEnd w:id="7"/>
      <w:r>
        <w:commentReference w:id="7"/>
      </w:r>
      <w:r>
        <w:t xml:space="preserve"> to predict the missing links, and to then measure the robustness of the predicted food web. The ADBM is a mechanistic model constructed using foraging rules based on the body sizes of prey and predator where trophic interactions satisfying those rules wou</w:t>
      </w:r>
      <w:r>
        <w:t xml:space="preserve">ld be predicted by the model which are perhaps not observed because those interactions are rare. However, this solution is not infallible, as it is likely that the food web model might still miss some links, and also may predict some links that could not, </w:t>
      </w:r>
      <w:r>
        <w:t>in fact occur.</w:t>
      </w:r>
    </w:p>
    <w:p w:rsidR="00FE6764" w:rsidRDefault="00991E0C" w14:paraId="3D8E6982" w14:textId="77777777">
      <w:pPr>
        <w:spacing w:after="462" w:line="365" w:lineRule="auto"/>
        <w:ind w:left="8" w:right="0" w:firstLine="486"/>
        <w:jc w:val="left"/>
      </w:pPr>
      <w:r>
        <w:lastRenderedPageBreak/>
        <w:t>In our study, we investigate the topological robustness of the ADBM predicted food webs and compare it to that of the observed food webs. We expect the ADBM predicted food webs to be more robust as compared to the observed food webs, and for</w:t>
      </w:r>
      <w:r>
        <w:t xml:space="preserve"> the greater robustness to be related to the amount by which the ADBM </w:t>
      </w:r>
      <w:commentRangeStart w:id="8"/>
      <w:r>
        <w:t xml:space="preserve">overestimates </w:t>
      </w:r>
      <w:commentRangeEnd w:id="8"/>
      <w:r w:rsidR="008B0DA1">
        <w:rPr>
          <w:rStyle w:val="CommentReference"/>
        </w:rPr>
        <w:commentReference w:id="8"/>
      </w:r>
      <w:r>
        <w:t>connectance. We do this by simulating primary species loss in 12 food webs predicted from the ADBM to quantify the secondary loss of extinctions. We use three different app</w:t>
      </w:r>
      <w:r>
        <w:t>roaches of primary species removal: (i) most connected species, (ii) random species and (iii) least connected species to understand if the outcome varies among these approaches.</w:t>
      </w:r>
    </w:p>
    <w:p w:rsidR="00FE6764" w:rsidRDefault="00991E0C" w14:paraId="16B80213" w14:textId="77777777">
      <w:pPr>
        <w:pStyle w:val="Heading1"/>
        <w:tabs>
          <w:tab w:val="center" w:pos="1785"/>
        </w:tabs>
        <w:spacing w:after="324"/>
        <w:ind w:left="0" w:right="0" w:firstLine="0"/>
      </w:pPr>
      <w:r>
        <w:t>2</w:t>
      </w:r>
      <w:r>
        <w:tab/>
      </w:r>
      <w:r>
        <w:t>Materials and methods</w:t>
      </w:r>
    </w:p>
    <w:p w:rsidR="00FE6764" w:rsidRDefault="00991E0C" w14:paraId="0D95C97C" w14:textId="77777777">
      <w:pPr>
        <w:spacing w:after="333"/>
        <w:ind w:left="10" w:right="31"/>
      </w:pPr>
      <w:commentRangeStart w:id="9"/>
      <w:r>
        <w:t xml:space="preserve">In the upcoming sections, we present a </w:t>
      </w:r>
      <w:r>
        <w:t>detailed account of the implementation of simulation of primary extinctions for three different extinction scenarios on 12 food webs predicted by the ADBM from a wide variety of ecosystems and compute the resultant secondary extinctions. We then describe a</w:t>
      </w:r>
      <w:r>
        <w:t xml:space="preserve"> robustness metric of those predicted food webs and how we compare to properties of the food webs.</w:t>
      </w:r>
      <w:commentRangeEnd w:id="9"/>
      <w:r w:rsidR="008B0DA1">
        <w:rPr>
          <w:rStyle w:val="CommentReference"/>
        </w:rPr>
        <w:commentReference w:id="9"/>
      </w:r>
    </w:p>
    <w:p w:rsidR="00FE6764" w:rsidRDefault="00991E0C" w14:paraId="7E18DDB6" w14:textId="77777777">
      <w:pPr>
        <w:pStyle w:val="Heading2"/>
        <w:tabs>
          <w:tab w:val="center" w:pos="2625"/>
        </w:tabs>
        <w:spacing w:after="296"/>
        <w:ind w:left="0" w:firstLine="0"/>
      </w:pPr>
      <w:r>
        <w:t>2.1</w:t>
      </w:r>
      <w:r>
        <w:tab/>
      </w:r>
      <w:r>
        <w:t>Allometric Diet Breadth Model (ADBM)</w:t>
      </w:r>
    </w:p>
    <w:p w:rsidR="00FE6764" w:rsidRDefault="00991E0C" w14:paraId="7535A207" w14:textId="77777777">
      <w:pPr>
        <w:spacing w:after="333"/>
        <w:ind w:left="10" w:right="31"/>
      </w:pPr>
      <w:bookmarkStart w:name="_Int_G7hGTeKv" w:id="10"/>
      <w:r>
        <w:t>The allometric diet breadth model (ADBM) is based on optimal foraging theory, specifically the contingency model (Ma</w:t>
      </w:r>
      <w:r>
        <w:t>cArthur and Pianka 1966).</w:t>
      </w:r>
      <w:bookmarkEnd w:id="10"/>
      <w:r>
        <w:t xml:space="preserve"> We chose this model because we have already used it to predict missing links in the predicted food webs, whereby it consistently </w:t>
      </w:r>
      <w:commentRangeStart w:id="11"/>
      <w:r>
        <w:t xml:space="preserve">overestimated </w:t>
      </w:r>
      <w:commentRangeEnd w:id="11"/>
      <w:r w:rsidR="008B0DA1">
        <w:rPr>
          <w:rStyle w:val="CommentReference"/>
        </w:rPr>
        <w:commentReference w:id="11"/>
      </w:r>
      <w:r>
        <w:t xml:space="preserve">connectance Gupta, Furrer, and Petchey (2022). </w:t>
      </w:r>
      <w:bookmarkStart w:name="_Int_C6DJoeqW" w:id="12"/>
      <w:r>
        <w:t>The ADBM predicts the set of prey specie</w:t>
      </w:r>
      <w:r>
        <w:t>s a consumer should feed upon to maximise its rate of energy intake (Petchey et al. 2008).</w:t>
      </w:r>
      <w:bookmarkEnd w:id="12"/>
      <w:r>
        <w:t xml:space="preserve"> The foraging variables used in the model are the energy content of prey, handling times of the predator on prey, space clearance rate i.e. how fast a predator search</w:t>
      </w:r>
      <w:r>
        <w:t xml:space="preserve">es space, and prey densities. Each of these variables is derived from the allometric scaling relationship using the body sizes of species. More details on the foraging rules defined in the ADBM and ADBM’s predictive power across different food webs can be </w:t>
      </w:r>
      <w:r>
        <w:t>found in Petchey et al. (2008).</w:t>
      </w:r>
    </w:p>
    <w:p w:rsidR="00FE6764" w:rsidRDefault="00991E0C" w14:paraId="501F9D13" w14:textId="77777777">
      <w:pPr>
        <w:pStyle w:val="Heading2"/>
        <w:tabs>
          <w:tab w:val="center" w:pos="1284"/>
        </w:tabs>
        <w:spacing w:after="296"/>
        <w:ind w:left="0" w:firstLine="0"/>
      </w:pPr>
      <w:r>
        <w:t>2.2</w:t>
      </w:r>
      <w:r>
        <w:tab/>
      </w:r>
      <w:r>
        <w:t>Food web data</w:t>
      </w:r>
    </w:p>
    <w:p w:rsidR="00FE6764" w:rsidRDefault="00991E0C" w14:paraId="44B9977F" w14:textId="77777777">
      <w:pPr>
        <w:spacing w:after="101" w:line="259" w:lineRule="auto"/>
        <w:ind w:left="10" w:right="31"/>
      </w:pPr>
      <w:bookmarkStart w:name="_Int_0ypVU0cO" w:id="13"/>
      <w:r>
        <w:t>The observed food webs that we fit the ADBM to belong to marine, freshwater and terrestrial ecosystems (Table</w:t>
      </w:r>
      <w:bookmarkEnd w:id="13"/>
    </w:p>
    <w:p w:rsidR="00FE6764" w:rsidRDefault="00991E0C" w14:paraId="419CA01F" w14:textId="3EB1EEC4">
      <w:pPr>
        <w:spacing w:after="102"/>
        <w:ind w:left="10" w:right="31"/>
      </w:pPr>
      <w:r>
        <w:t xml:space="preserve">1). We considered these food webs because they belong to diverse ecosystems and follow </w:t>
      </w:r>
      <w:commentRangeStart w:id="14"/>
      <w:r>
        <w:t>FAIR (Fin</w:t>
      </w:r>
      <w:r>
        <w:t>dable Accessible Interoperable Reusable) principles</w:t>
      </w:r>
      <w:commentRangeEnd w:id="14"/>
      <w:r>
        <w:commentReference w:id="14"/>
      </w:r>
      <w:r>
        <w:t>. These food webs contain primary producers, herbivores, carnivores, parasites, and parasitoids and also contain various types of feeding interactions, including predation, herbivory, bacterivory, paras</w:t>
      </w:r>
      <w:r>
        <w:t>itism and pathogenic. The observed connectance of these food webs varies from 0.03 to 0.24 and the number of species varies from 29 to 239</w:t>
      </w:r>
      <w:del w:author="Frank Pennekamp" w:date="2022-09-28T11:05:00Z" w:id="15">
        <w:r w:rsidDel="002D74B0">
          <w:delText xml:space="preserve"> species</w:delText>
        </w:r>
      </w:del>
      <w:r>
        <w:t>.</w:t>
      </w:r>
    </w:p>
    <w:p w:rsidR="00FE6764" w:rsidRDefault="00991E0C" w14:paraId="55CBED8A" w14:textId="77777777">
      <w:pPr>
        <w:spacing w:after="94"/>
        <w:ind w:left="8" w:right="31" w:firstLine="485"/>
      </w:pPr>
      <w:bookmarkStart w:name="_Int_PyjjYICL" w:id="16"/>
      <w:r>
        <w:lastRenderedPageBreak/>
        <w:t>The goodness of fit of the ADBM’s predictions depends on the interaction types in the food webs.</w:t>
      </w:r>
      <w:bookmarkEnd w:id="16"/>
      <w:r>
        <w:t xml:space="preserve"> Those with </w:t>
      </w:r>
      <w:r>
        <w:t>size-structured interactions, such as herbivory in aquatic ecosystems interactions being better predicted when compared to less size-structured ones such as parasitoids and terrestrial herbivory ones (Petchey et al.</w:t>
      </w:r>
    </w:p>
    <w:p w:rsidR="00FE6764" w:rsidRDefault="00991E0C" w14:paraId="6B748775" w14:textId="77777777">
      <w:pPr>
        <w:spacing w:line="259" w:lineRule="auto"/>
        <w:ind w:left="10" w:right="31"/>
      </w:pPr>
      <w:r>
        <w:t>2008).</w:t>
      </w:r>
    </w:p>
    <w:p w:rsidR="00FE6764" w:rsidRDefault="00FE6764" w14:paraId="5DAB6C7B" w14:textId="77777777">
      <w:pPr>
        <w:sectPr w:rsidR="00FE6764">
          <w:headerReference w:type="even" r:id="rId13"/>
          <w:headerReference w:type="default" r:id="rId14"/>
          <w:footerReference w:type="even" r:id="rId15"/>
          <w:footerReference w:type="default" r:id="rId16"/>
          <w:headerReference w:type="first" r:id="rId17"/>
          <w:footerReference w:type="first" r:id="rId18"/>
          <w:pgSz w:w="12240" w:h="15840" w:orient="portrait"/>
          <w:pgMar w:top="1502" w:right="1401" w:bottom="1401" w:left="1417" w:header="720" w:footer="720" w:gutter="0"/>
          <w:cols w:space="720"/>
          <w:titlePg/>
        </w:sectPr>
      </w:pPr>
    </w:p>
    <w:p w:rsidR="00FE6764" w:rsidRDefault="00991E0C" w14:paraId="6A5B3005" w14:textId="77777777">
      <w:pPr>
        <w:spacing w:after="51" w:line="259" w:lineRule="auto"/>
        <w:ind w:left="3406" w:right="31"/>
      </w:pPr>
      <w:r>
        <w:rPr>
          <w:noProof/>
          <w:sz w:val="22"/>
        </w:rPr>
        <w:lastRenderedPageBreak/>
        <mc:AlternateContent>
          <mc:Choice Requires="wpg">
            <w:drawing>
              <wp:anchor distT="0" distB="0" distL="114300" distR="114300" simplePos="0" relativeHeight="251658240" behindDoc="0" locked="0" layoutInCell="1" allowOverlap="1" wp14:anchorId="34A3E8F5" wp14:editId="07777777">
                <wp:simplePos x="0" y="0"/>
                <wp:positionH relativeFrom="page">
                  <wp:posOffset>10023574</wp:posOffset>
                </wp:positionH>
                <wp:positionV relativeFrom="page">
                  <wp:posOffset>5329352</wp:posOffset>
                </wp:positionV>
                <wp:extent cx="175870" cy="2083058"/>
                <wp:effectExtent l="0" t="0" r="0" b="0"/>
                <wp:wrapTopAndBottom/>
                <wp:docPr id="17508" name="Group 17508"/>
                <wp:cNvGraphicFramePr/>
                <a:graphic xmlns:a="http://schemas.openxmlformats.org/drawingml/2006/main">
                  <a:graphicData uri="http://schemas.microsoft.com/office/word/2010/wordprocessingGroup">
                    <wpg:wgp>
                      <wpg:cNvGrpSpPr/>
                      <wpg:grpSpPr>
                        <a:xfrm>
                          <a:off x="0" y="0"/>
                          <a:ext cx="175870" cy="2083058"/>
                          <a:chOff x="0" y="0"/>
                          <a:chExt cx="175870" cy="2083058"/>
                        </a:xfrm>
                      </wpg:grpSpPr>
                      <wps:wsp>
                        <wps:cNvPr id="204" name="Rectangle 204"/>
                        <wps:cNvSpPr/>
                        <wps:spPr>
                          <a:xfrm rot="5399999">
                            <a:off x="-1326317" y="1268281"/>
                            <a:ext cx="2770467" cy="233907"/>
                          </a:xfrm>
                          <a:prstGeom prst="rect">
                            <a:avLst/>
                          </a:prstGeom>
                          <a:ln>
                            <a:noFill/>
                          </a:ln>
                        </wps:spPr>
                        <wps:txbx>
                          <w:txbxContent>
                            <w:p w:rsidR="00FE6764" w:rsidRDefault="00991E0C" w14:paraId="544E577F" w14:textId="77777777">
                              <w:pPr>
                                <w:spacing w:after="160" w:line="259" w:lineRule="auto"/>
                                <w:ind w:left="0" w:right="0" w:firstLine="0"/>
                                <w:jc w:val="left"/>
                              </w:pPr>
                              <w:r>
                                <w:t>Apreprint-September23,2022</w:t>
                              </w:r>
                            </w:p>
                          </w:txbxContent>
                        </wps:txbx>
                        <wps:bodyPr horzOverflow="overflow" vert="horz" lIns="0" tIns="0" rIns="0" bIns="0" rtlCol="0">
                          <a:noAutofit/>
                        </wps:bodyPr>
                      </wps:wsp>
                    </wpg:wgp>
                  </a:graphicData>
                </a:graphic>
              </wp:anchor>
            </w:drawing>
          </mc:Choice>
          <mc:Fallback>
            <w:pict w14:anchorId="54E06F93">
              <v:group id="Group 17508" style="position:absolute;left:0;text-align:left;margin-left:789.25pt;margin-top:419.65pt;width:13.85pt;height:164pt;z-index:251658240;mso-position-horizontal-relative:page;mso-position-vertical-relative:page" coordsize="1758,20830" o:spid="_x0000_s1026" w14:anchorId="34A3E8F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">
                <v:rect id="Rectangle 204" style="position:absolute;left:-13263;top:12683;width:27704;height:2338;rotation:5898239fd;visibility:visible;mso-wrap-style:square;v-text-anchor:top" o:spid="_x0000_s1027"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">
                  <v:textbox inset="0,0,0,0">
                    <w:txbxContent>
                      <w:p w:rsidR="00FE6764" w:rsidRDefault="00991E0C" w14:paraId="646B1D1C" w14:textId="77777777">
                        <w:pPr>
                          <w:spacing w:after="160" w:line="259" w:lineRule="auto"/>
                          <w:ind w:left="0" w:right="0" w:firstLine="0"/>
                          <w:jc w:val="left"/>
                        </w:pPr>
                        <w:r>
                          <w:t>Apreprint-September23,2022</w:t>
                        </w:r>
                      </w:p>
                    </w:txbxContent>
                  </v:textbox>
                </v:rect>
                <w10:wrap type="topAndBottom" anchorx="page" anchory="page"/>
              </v:group>
            </w:pict>
          </mc:Fallback>
        </mc:AlternateContent>
      </w:r>
      <w:r>
        <w:rPr>
          <w:noProof/>
          <w:sz w:val="22"/>
        </w:rPr>
        <mc:AlternateContent>
          <mc:Choice Requires="wpg">
            <w:drawing>
              <wp:anchor distT="0" distB="0" distL="114300" distR="114300" simplePos="0" relativeHeight="251659264" behindDoc="0" locked="0" layoutInCell="1" allowOverlap="1" wp14:anchorId="7DBF1C6C" wp14:editId="07777777">
                <wp:simplePos x="0" y="0"/>
                <wp:positionH relativeFrom="page">
                  <wp:posOffset>-44116</wp:posOffset>
                </wp:positionH>
                <wp:positionV relativeFrom="page">
                  <wp:posOffset>3854564</wp:posOffset>
                </wp:positionV>
                <wp:extent cx="111722" cy="63262"/>
                <wp:effectExtent l="0" t="0" r="0" b="0"/>
                <wp:wrapTopAndBottom/>
                <wp:docPr id="17509" name="Group 17509"/>
                <wp:cNvGraphicFramePr/>
                <a:graphic xmlns:a="http://schemas.openxmlformats.org/drawingml/2006/main">
                  <a:graphicData uri="http://schemas.microsoft.com/office/word/2010/wordprocessingGroup">
                    <wpg:wgp>
                      <wpg:cNvGrpSpPr/>
                      <wpg:grpSpPr>
                        <a:xfrm>
                          <a:off x="0" y="0"/>
                          <a:ext cx="111722" cy="63262"/>
                          <a:chOff x="0" y="0"/>
                          <a:chExt cx="111722" cy="63262"/>
                        </a:xfrm>
                      </wpg:grpSpPr>
                      <wps:wsp>
                        <wps:cNvPr id="381" name="Rectangle 381"/>
                        <wps:cNvSpPr/>
                        <wps:spPr>
                          <a:xfrm rot="5399999">
                            <a:off x="-4641" y="-32225"/>
                            <a:ext cx="84139" cy="148590"/>
                          </a:xfrm>
                          <a:prstGeom prst="rect">
                            <a:avLst/>
                          </a:prstGeom>
                          <a:ln>
                            <a:noFill/>
                          </a:ln>
                        </wps:spPr>
                        <wps:txbx>
                          <w:txbxContent>
                            <w:p w:rsidR="00FE6764" w:rsidRDefault="00991E0C" w14:paraId="29B4EA11" w14:textId="77777777">
                              <w:pPr>
                                <w:spacing w:after="160" w:line="259" w:lineRule="auto"/>
                                <w:ind w:left="0" w:right="0" w:firstLine="0"/>
                                <w:jc w:val="left"/>
                              </w:pPr>
                              <w:r>
                                <w:t>6</w:t>
                              </w:r>
                            </w:p>
                          </w:txbxContent>
                        </wps:txbx>
                        <wps:bodyPr horzOverflow="overflow" vert="horz" lIns="0" tIns="0" rIns="0" bIns="0" rtlCol="0">
                          <a:noAutofit/>
                        </wps:bodyPr>
                      </wps:wsp>
                    </wpg:wgp>
                  </a:graphicData>
                </a:graphic>
              </wp:anchor>
            </w:drawing>
          </mc:Choice>
          <mc:Fallback xmlns:a="http://schemas.openxmlformats.org/drawingml/2006/main" xmlns:wp14="http://schemas.microsoft.com/office/word/2010/wordml" xmlns:pic="http://schemas.openxmlformats.org/drawingml/2006/picture">
            <w:pict w14:anchorId="2B3D8FEC">
              <v:group id="Group 17509" style="width:8.79698pt;height:4.98129pt;position:absolute;mso-position-horizontal-relative:page;mso-position-horizontal:absolute;margin-left:-3.47376pt;mso-position-vertical-relative:page;margin-top:303.509pt;" coordsize="1117,632">
                <v:rect id="Rectangle 381" style="position:absolute;width:841;height:1485;left:-46;top:-322;rotation:90;" filled="f" stroked="f">
                  <v:textbox style="layout-flow:vertical" inset="0,0,0,0">
                    <w:txbxContent>
                      <w:p w14:paraId="1B87E3DE" wp14:textId="77777777">
                        <w:pPr>
                          <w:spacing w:before="0" w:after="160" w:line="259" w:lineRule="auto"/>
                          <w:ind w:left="0" w:right="0" w:firstLine="0"/>
                          <w:jc w:val="left"/>
                        </w:pPr>
                        <w:r>
                          <w:rPr/>
                          <w:t xml:space="preserve">6</w:t>
                        </w:r>
                      </w:p>
                    </w:txbxContent>
                  </v:textbox>
                </v:rect>
                <w10:wrap type="topAndBottom"/>
              </v:group>
            </w:pict>
          </mc:Fallback>
        </mc:AlternateContent>
      </w:r>
      <w:r>
        <w:t>Table 1: Information about the food webs predicted using the ADBM.</w:t>
      </w:r>
    </w:p>
    <w:tbl>
      <w:tblPr>
        <w:tblStyle w:val="TableGrid1"/>
        <w:tblW w:w="14617" w:type="dxa"/>
        <w:tblInd w:w="-784" w:type="dxa"/>
        <w:tblCellMar>
          <w:top w:w="45" w:type="dxa"/>
          <w:left w:w="136" w:type="dxa"/>
          <w:right w:w="167" w:type="dxa"/>
        </w:tblCellMar>
        <w:tblLook w:val="04A0" w:firstRow="1" w:lastRow="0" w:firstColumn="1" w:lastColumn="0" w:noHBand="0" w:noVBand="1"/>
      </w:tblPr>
      <w:tblGrid>
        <w:gridCol w:w="3384"/>
        <w:gridCol w:w="2626"/>
        <w:gridCol w:w="2263"/>
        <w:gridCol w:w="1862"/>
        <w:gridCol w:w="1862"/>
        <w:gridCol w:w="2620"/>
      </w:tblGrid>
      <w:tr w:rsidR="00FE6764" w:rsidTr="0355615B" w14:paraId="60EBEEEB" w14:textId="77777777">
        <w:trPr>
          <w:trHeight w:val="978"/>
        </w:trPr>
        <w:tc>
          <w:tcPr>
            <w:tcW w:w="3385" w:type="dxa"/>
            <w:tcBorders>
              <w:top w:val="single" w:color="000000" w:themeColor="text1" w:sz="4" w:space="0"/>
              <w:left w:val="nil"/>
              <w:bottom w:val="single" w:color="000000" w:themeColor="text1" w:sz="4" w:space="0"/>
              <w:right w:val="single" w:color="000000" w:themeColor="text1" w:sz="4" w:space="0"/>
            </w:tcBorders>
          </w:tcPr>
          <w:p w:rsidR="00FE6764" w:rsidRDefault="00991E0C" w14:paraId="78FDD8E8" w14:textId="77777777">
            <w:pPr>
              <w:spacing w:after="0" w:line="259" w:lineRule="auto"/>
              <w:ind w:left="25" w:right="0" w:firstLine="0"/>
              <w:jc w:val="left"/>
            </w:pPr>
            <w:r>
              <w:rPr>
                <w:sz w:val="19"/>
              </w:rPr>
              <w:t xml:space="preserve">Common food </w:t>
            </w:r>
            <w:r>
              <w:rPr>
                <w:sz w:val="19"/>
              </w:rPr>
              <w:t>web name</w:t>
            </w:r>
          </w:p>
          <w:p w:rsidR="00FE6764" w:rsidRDefault="00991E0C" w14:paraId="4BD663A3" w14:textId="77777777">
            <w:pPr>
              <w:spacing w:after="0" w:line="259" w:lineRule="auto"/>
              <w:ind w:left="0" w:right="0" w:firstLine="0"/>
              <w:jc w:val="left"/>
            </w:pPr>
            <w:r>
              <w:rPr>
                <w:sz w:val="19"/>
              </w:rPr>
              <w:t>(Original Publication)</w:t>
            </w:r>
          </w:p>
        </w:tc>
        <w:tc>
          <w:tcPr>
            <w:tcW w:w="262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RDefault="00991E0C" w14:paraId="07863110" w14:textId="77777777">
            <w:pPr>
              <w:spacing w:after="0" w:line="259" w:lineRule="auto"/>
              <w:ind w:left="31" w:right="0" w:firstLine="0"/>
              <w:jc w:val="left"/>
            </w:pPr>
            <w:r>
              <w:rPr>
                <w:sz w:val="19"/>
              </w:rPr>
              <w:t>Predation matrix source</w:t>
            </w:r>
          </w:p>
        </w:tc>
        <w:tc>
          <w:tcPr>
            <w:tcW w:w="2263"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RDefault="00991E0C" w14:paraId="1A28EE33" w14:textId="77777777">
            <w:pPr>
              <w:spacing w:after="0" w:line="259" w:lineRule="auto"/>
              <w:ind w:left="31" w:right="0" w:firstLine="0"/>
              <w:jc w:val="left"/>
            </w:pPr>
            <w:r>
              <w:rPr>
                <w:sz w:val="19"/>
              </w:rPr>
              <w:t>General ecosystem</w:t>
            </w:r>
          </w:p>
        </w:tc>
        <w:tc>
          <w:tcPr>
            <w:tcW w:w="186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RDefault="00991E0C" w14:paraId="2404D09B" w14:textId="77777777">
            <w:pPr>
              <w:spacing w:after="0" w:line="259" w:lineRule="auto"/>
              <w:ind w:left="31" w:right="0" w:firstLine="0"/>
              <w:jc w:val="left"/>
            </w:pPr>
            <w:r>
              <w:rPr>
                <w:sz w:val="19"/>
              </w:rPr>
              <w:t>Number of</w:t>
            </w:r>
          </w:p>
          <w:p w:rsidR="00FE6764" w:rsidRDefault="00991E0C" w14:paraId="61A64697" w14:textId="77777777">
            <w:pPr>
              <w:spacing w:after="0" w:line="259" w:lineRule="auto"/>
              <w:ind w:left="31" w:right="0" w:firstLine="0"/>
              <w:jc w:val="left"/>
            </w:pPr>
            <w:r>
              <w:rPr>
                <w:sz w:val="19"/>
              </w:rPr>
              <w:t>species</w:t>
            </w:r>
          </w:p>
        </w:tc>
        <w:tc>
          <w:tcPr>
            <w:tcW w:w="186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RDefault="00991E0C" w14:paraId="2689F2CB" w14:textId="77777777">
            <w:pPr>
              <w:spacing w:after="0" w:line="259" w:lineRule="auto"/>
              <w:ind w:left="31" w:right="0" w:firstLine="0"/>
              <w:jc w:val="left"/>
            </w:pPr>
            <w:r>
              <w:rPr>
                <w:sz w:val="19"/>
              </w:rPr>
              <w:t>Observed connectance</w:t>
            </w:r>
          </w:p>
        </w:tc>
        <w:tc>
          <w:tcPr>
            <w:tcW w:w="2620" w:type="dxa"/>
            <w:tcBorders>
              <w:top w:val="single" w:color="000000" w:themeColor="text1" w:sz="4" w:space="0"/>
              <w:left w:val="single" w:color="000000" w:themeColor="text1" w:sz="4" w:space="0"/>
              <w:bottom w:val="single" w:color="000000" w:themeColor="text1" w:sz="4" w:space="0"/>
              <w:right w:val="nil"/>
            </w:tcBorders>
          </w:tcPr>
          <w:p w:rsidR="00FE6764" w:rsidRDefault="00991E0C" w14:paraId="571BA9FD" w14:textId="77777777">
            <w:pPr>
              <w:spacing w:after="0" w:line="259" w:lineRule="auto"/>
              <w:ind w:left="31" w:right="102" w:firstLine="0"/>
            </w:pPr>
            <w:r>
              <w:rPr>
                <w:sz w:val="19"/>
              </w:rPr>
              <w:t>95% prediction interval of predicted connectance (Gupta et al. 2022)</w:t>
            </w:r>
          </w:p>
        </w:tc>
      </w:tr>
      <w:tr w:rsidR="00FE6764" w:rsidTr="0355615B" w14:paraId="2521D1B4" w14:textId="77777777">
        <w:trPr>
          <w:trHeight w:val="252"/>
        </w:trPr>
        <w:tc>
          <w:tcPr>
            <w:tcW w:w="3385" w:type="dxa"/>
            <w:tcBorders>
              <w:top w:val="single" w:color="000000" w:themeColor="text1" w:sz="4" w:space="0"/>
              <w:left w:val="nil"/>
              <w:bottom w:val="single" w:color="000000" w:themeColor="text1" w:sz="4" w:space="0"/>
              <w:right w:val="single" w:color="000000" w:themeColor="text1" w:sz="4" w:space="0"/>
            </w:tcBorders>
          </w:tcPr>
          <w:p w:rsidR="00FE6764" w:rsidRDefault="00991E0C" w14:paraId="78263C3D" w14:textId="77777777">
            <w:pPr>
              <w:spacing w:after="0" w:line="259" w:lineRule="auto"/>
              <w:ind w:left="25" w:right="0" w:firstLine="0"/>
              <w:jc w:val="left"/>
            </w:pPr>
            <w:r>
              <w:rPr>
                <w:sz w:val="19"/>
              </w:rPr>
              <w:t>Benguela Pelagic (Yodzis 1998)</w:t>
            </w:r>
          </w:p>
        </w:tc>
        <w:tc>
          <w:tcPr>
            <w:tcW w:w="262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RDefault="00991E0C" w14:paraId="2FA4CB43" w14:textId="77777777">
            <w:pPr>
              <w:spacing w:after="0" w:line="259" w:lineRule="auto"/>
              <w:ind w:left="31" w:right="0" w:firstLine="0"/>
              <w:jc w:val="left"/>
            </w:pPr>
            <w:r>
              <w:rPr>
                <w:sz w:val="19"/>
              </w:rPr>
              <w:t>Brose et al. (2005)</w:t>
            </w:r>
          </w:p>
        </w:tc>
        <w:tc>
          <w:tcPr>
            <w:tcW w:w="2263"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RDefault="00991E0C" w14:paraId="12F02C2E" w14:textId="77777777">
            <w:pPr>
              <w:spacing w:after="0" w:line="259" w:lineRule="auto"/>
              <w:ind w:left="31" w:right="0" w:firstLine="0"/>
              <w:jc w:val="left"/>
            </w:pPr>
            <w:r>
              <w:rPr>
                <w:sz w:val="19"/>
              </w:rPr>
              <w:t>Marine</w:t>
            </w:r>
          </w:p>
        </w:tc>
        <w:tc>
          <w:tcPr>
            <w:tcW w:w="186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RDefault="00991E0C" w14:paraId="219897CE" w14:textId="77777777">
            <w:pPr>
              <w:spacing w:after="0" w:line="259" w:lineRule="auto"/>
              <w:ind w:left="31" w:right="0" w:firstLine="0"/>
              <w:jc w:val="left"/>
            </w:pPr>
            <w:r>
              <w:rPr>
                <w:sz w:val="19"/>
              </w:rPr>
              <w:t>30</w:t>
            </w:r>
          </w:p>
        </w:tc>
        <w:tc>
          <w:tcPr>
            <w:tcW w:w="186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RDefault="00991E0C" w14:paraId="5A6894CD" w14:textId="77777777">
            <w:pPr>
              <w:spacing w:after="0" w:line="259" w:lineRule="auto"/>
              <w:ind w:left="31" w:right="0" w:firstLine="0"/>
              <w:jc w:val="left"/>
            </w:pPr>
            <w:r>
              <w:rPr>
                <w:sz w:val="19"/>
              </w:rPr>
              <w:t>0.21</w:t>
            </w:r>
          </w:p>
        </w:tc>
        <w:tc>
          <w:tcPr>
            <w:tcW w:w="2620" w:type="dxa"/>
            <w:tcBorders>
              <w:top w:val="single" w:color="000000" w:themeColor="text1" w:sz="4" w:space="0"/>
              <w:left w:val="single" w:color="000000" w:themeColor="text1" w:sz="4" w:space="0"/>
              <w:bottom w:val="single" w:color="000000" w:themeColor="text1" w:sz="4" w:space="0"/>
              <w:right w:val="nil"/>
            </w:tcBorders>
          </w:tcPr>
          <w:p w:rsidR="00FE6764" w:rsidRDefault="00991E0C" w14:paraId="3E99AABA" w14:textId="77777777">
            <w:pPr>
              <w:spacing w:after="0" w:line="259" w:lineRule="auto"/>
              <w:ind w:left="31" w:right="0" w:firstLine="0"/>
              <w:jc w:val="left"/>
            </w:pPr>
            <w:r>
              <w:rPr>
                <w:sz w:val="19"/>
              </w:rPr>
              <w:t>0.26 - 0.59</w:t>
            </w:r>
          </w:p>
        </w:tc>
      </w:tr>
      <w:tr w:rsidR="00FE6764" w:rsidTr="0355615B" w14:paraId="29F0D680" w14:textId="77777777">
        <w:trPr>
          <w:trHeight w:val="978"/>
        </w:trPr>
        <w:tc>
          <w:tcPr>
            <w:tcW w:w="3385" w:type="dxa"/>
            <w:tcBorders>
              <w:top w:val="single" w:color="000000" w:themeColor="text1" w:sz="4" w:space="0"/>
              <w:left w:val="nil"/>
              <w:bottom w:val="single" w:color="000000" w:themeColor="text1" w:sz="4" w:space="0"/>
              <w:right w:val="single" w:color="000000" w:themeColor="text1" w:sz="4" w:space="0"/>
            </w:tcBorders>
          </w:tcPr>
          <w:p w:rsidR="00FE6764" w:rsidRDefault="00991E0C" w14:paraId="10FDB31B" w14:textId="77777777">
            <w:pPr>
              <w:spacing w:after="0" w:line="253" w:lineRule="auto"/>
              <w:ind w:left="25" w:right="0" w:firstLine="0"/>
              <w:jc w:val="left"/>
            </w:pPr>
            <w:r>
              <w:rPr>
                <w:sz w:val="19"/>
              </w:rPr>
              <w:t>Broadstone Stream (taxonomic aggregation) (Woodward and</w:t>
            </w:r>
          </w:p>
          <w:p w:rsidR="00FE6764" w:rsidRDefault="00991E0C" w14:paraId="3C7B1D7D" w14:textId="77777777">
            <w:pPr>
              <w:spacing w:after="0" w:line="259" w:lineRule="auto"/>
              <w:ind w:left="25" w:right="0" w:firstLine="0"/>
              <w:jc w:val="left"/>
            </w:pPr>
            <w:r>
              <w:rPr>
                <w:sz w:val="19"/>
              </w:rPr>
              <w:t>Hildrew 2001; Woodward et al.</w:t>
            </w:r>
          </w:p>
          <w:p w:rsidR="00FE6764" w:rsidRDefault="00991E0C" w14:paraId="506BAA0F" w14:textId="77777777">
            <w:pPr>
              <w:spacing w:after="0" w:line="259" w:lineRule="auto"/>
              <w:ind w:left="20" w:right="0" w:firstLine="0"/>
              <w:jc w:val="left"/>
            </w:pPr>
            <w:r>
              <w:rPr>
                <w:sz w:val="19"/>
              </w:rPr>
              <w:t>2005)</w:t>
            </w:r>
          </w:p>
        </w:tc>
        <w:tc>
          <w:tcPr>
            <w:tcW w:w="262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RDefault="00991E0C" w14:paraId="1EDAC664" w14:textId="77777777">
            <w:pPr>
              <w:spacing w:after="0" w:line="259" w:lineRule="auto"/>
              <w:ind w:left="31" w:right="0" w:firstLine="0"/>
              <w:jc w:val="left"/>
            </w:pPr>
            <w:r>
              <w:rPr>
                <w:sz w:val="19"/>
              </w:rPr>
              <w:t>Brose et al. (2005)</w:t>
            </w:r>
          </w:p>
        </w:tc>
        <w:tc>
          <w:tcPr>
            <w:tcW w:w="2263"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RDefault="00991E0C" w14:paraId="288A01B4" w14:textId="77777777">
            <w:pPr>
              <w:spacing w:after="0" w:line="259" w:lineRule="auto"/>
              <w:ind w:left="31" w:right="0" w:firstLine="0"/>
              <w:jc w:val="left"/>
            </w:pPr>
            <w:r>
              <w:rPr>
                <w:sz w:val="19"/>
              </w:rPr>
              <w:t>Freshwater</w:t>
            </w:r>
          </w:p>
        </w:tc>
        <w:tc>
          <w:tcPr>
            <w:tcW w:w="186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RDefault="00991E0C" w14:paraId="4B34824B" w14:textId="77777777">
            <w:pPr>
              <w:spacing w:after="0" w:line="259" w:lineRule="auto"/>
              <w:ind w:left="31" w:right="0" w:firstLine="0"/>
              <w:jc w:val="left"/>
            </w:pPr>
            <w:r>
              <w:rPr>
                <w:sz w:val="19"/>
              </w:rPr>
              <w:t>29</w:t>
            </w:r>
          </w:p>
        </w:tc>
        <w:tc>
          <w:tcPr>
            <w:tcW w:w="186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RDefault="00991E0C" w14:paraId="5387DED1" w14:textId="77777777">
            <w:pPr>
              <w:spacing w:after="0" w:line="259" w:lineRule="auto"/>
              <w:ind w:left="31" w:right="0" w:firstLine="0"/>
              <w:jc w:val="left"/>
            </w:pPr>
            <w:r>
              <w:rPr>
                <w:sz w:val="19"/>
              </w:rPr>
              <w:t>0.19</w:t>
            </w:r>
          </w:p>
        </w:tc>
        <w:tc>
          <w:tcPr>
            <w:tcW w:w="2620" w:type="dxa"/>
            <w:tcBorders>
              <w:top w:val="single" w:color="000000" w:themeColor="text1" w:sz="4" w:space="0"/>
              <w:left w:val="single" w:color="000000" w:themeColor="text1" w:sz="4" w:space="0"/>
              <w:bottom w:val="single" w:color="000000" w:themeColor="text1" w:sz="4" w:space="0"/>
              <w:right w:val="nil"/>
            </w:tcBorders>
          </w:tcPr>
          <w:p w:rsidR="00FE6764" w:rsidRDefault="00991E0C" w14:paraId="3601FDB1" w14:textId="77777777">
            <w:pPr>
              <w:spacing w:after="0" w:line="259" w:lineRule="auto"/>
              <w:ind w:left="31" w:right="0" w:firstLine="0"/>
              <w:jc w:val="left"/>
            </w:pPr>
            <w:r>
              <w:rPr>
                <w:sz w:val="19"/>
              </w:rPr>
              <w:t>0.18 - 0.72</w:t>
            </w:r>
          </w:p>
        </w:tc>
      </w:tr>
      <w:tr w:rsidR="00FE6764" w:rsidTr="0355615B" w14:paraId="5AAEEB5F" w14:textId="77777777">
        <w:trPr>
          <w:trHeight w:val="252"/>
        </w:trPr>
        <w:tc>
          <w:tcPr>
            <w:tcW w:w="3385" w:type="dxa"/>
            <w:tcBorders>
              <w:top w:val="single" w:color="000000" w:themeColor="text1" w:sz="4" w:space="0"/>
              <w:left w:val="nil"/>
              <w:bottom w:val="single" w:color="000000" w:themeColor="text1" w:sz="4" w:space="0"/>
              <w:right w:val="single" w:color="000000" w:themeColor="text1" w:sz="4" w:space="0"/>
            </w:tcBorders>
          </w:tcPr>
          <w:p w:rsidR="00FE6764" w:rsidRDefault="00991E0C" w14:paraId="63A6816B" w14:textId="77777777">
            <w:pPr>
              <w:spacing w:after="0" w:line="259" w:lineRule="auto"/>
              <w:ind w:left="25" w:right="0" w:firstLine="0"/>
              <w:jc w:val="left"/>
            </w:pPr>
            <w:r>
              <w:rPr>
                <w:sz w:val="19"/>
              </w:rPr>
              <w:t>Broom (Memmott et al. 2000)</w:t>
            </w:r>
          </w:p>
        </w:tc>
        <w:tc>
          <w:tcPr>
            <w:tcW w:w="262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RDefault="00991E0C" w14:paraId="19B5CBEF" w14:textId="77777777">
            <w:pPr>
              <w:spacing w:after="0" w:line="259" w:lineRule="auto"/>
              <w:ind w:left="31" w:right="0" w:firstLine="0"/>
              <w:jc w:val="left"/>
            </w:pPr>
            <w:r>
              <w:rPr>
                <w:sz w:val="19"/>
              </w:rPr>
              <w:t>Brose et al. (2005)</w:t>
            </w:r>
          </w:p>
        </w:tc>
        <w:tc>
          <w:tcPr>
            <w:tcW w:w="2263"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RDefault="00991E0C" w14:paraId="0318F3B1" w14:textId="77777777">
            <w:pPr>
              <w:spacing w:after="0" w:line="259" w:lineRule="auto"/>
              <w:ind w:left="31" w:right="0" w:firstLine="0"/>
              <w:jc w:val="left"/>
            </w:pPr>
            <w:r>
              <w:rPr>
                <w:sz w:val="19"/>
              </w:rPr>
              <w:t>Terrestrial</w:t>
            </w:r>
          </w:p>
        </w:tc>
        <w:tc>
          <w:tcPr>
            <w:tcW w:w="186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RDefault="00991E0C" w14:paraId="174B1212" w14:textId="77777777">
            <w:pPr>
              <w:spacing w:after="0" w:line="259" w:lineRule="auto"/>
              <w:ind w:left="31" w:right="0" w:firstLine="0"/>
              <w:jc w:val="left"/>
            </w:pPr>
            <w:r>
              <w:rPr>
                <w:sz w:val="19"/>
              </w:rPr>
              <w:t>60</w:t>
            </w:r>
          </w:p>
        </w:tc>
        <w:tc>
          <w:tcPr>
            <w:tcW w:w="186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RDefault="00991E0C" w14:paraId="7D8B33C6" w14:textId="77777777">
            <w:pPr>
              <w:spacing w:after="0" w:line="259" w:lineRule="auto"/>
              <w:ind w:left="31" w:right="0" w:firstLine="0"/>
              <w:jc w:val="left"/>
            </w:pPr>
            <w:r>
              <w:rPr>
                <w:sz w:val="19"/>
              </w:rPr>
              <w:t>0.03</w:t>
            </w:r>
          </w:p>
        </w:tc>
        <w:tc>
          <w:tcPr>
            <w:tcW w:w="2620" w:type="dxa"/>
            <w:tcBorders>
              <w:top w:val="single" w:color="000000" w:themeColor="text1" w:sz="4" w:space="0"/>
              <w:left w:val="single" w:color="000000" w:themeColor="text1" w:sz="4" w:space="0"/>
              <w:bottom w:val="single" w:color="000000" w:themeColor="text1" w:sz="4" w:space="0"/>
              <w:right w:val="nil"/>
            </w:tcBorders>
          </w:tcPr>
          <w:p w:rsidR="00FE6764" w:rsidRDefault="00991E0C" w14:paraId="61326764" w14:textId="77777777">
            <w:pPr>
              <w:spacing w:after="0" w:line="259" w:lineRule="auto"/>
              <w:ind w:left="31" w:right="0" w:firstLine="0"/>
              <w:jc w:val="left"/>
            </w:pPr>
            <w:r>
              <w:rPr>
                <w:sz w:val="19"/>
              </w:rPr>
              <w:t>0.12 - 0.89</w:t>
            </w:r>
          </w:p>
        </w:tc>
      </w:tr>
      <w:tr w:rsidR="00FE6764" w:rsidTr="0355615B" w14:paraId="74573BB6" w14:textId="77777777">
        <w:trPr>
          <w:trHeight w:val="252"/>
        </w:trPr>
        <w:tc>
          <w:tcPr>
            <w:tcW w:w="3385" w:type="dxa"/>
            <w:tcBorders>
              <w:top w:val="single" w:color="000000" w:themeColor="text1" w:sz="4" w:space="0"/>
              <w:left w:val="nil"/>
              <w:bottom w:val="single" w:color="000000" w:themeColor="text1" w:sz="4" w:space="0"/>
              <w:right w:val="single" w:color="000000" w:themeColor="text1" w:sz="4" w:space="0"/>
            </w:tcBorders>
          </w:tcPr>
          <w:p w:rsidR="00FE6764" w:rsidRDefault="00991E0C" w14:paraId="1106BBD3" w14:textId="77777777">
            <w:pPr>
              <w:spacing w:after="0" w:line="259" w:lineRule="auto"/>
              <w:ind w:left="25" w:right="0" w:firstLine="0"/>
              <w:jc w:val="left"/>
            </w:pPr>
            <w:r>
              <w:rPr>
                <w:sz w:val="19"/>
              </w:rPr>
              <w:t>Capinteria (Lafferty et al. 2006)</w:t>
            </w:r>
          </w:p>
        </w:tc>
        <w:tc>
          <w:tcPr>
            <w:tcW w:w="262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RDefault="00991E0C" w14:paraId="70E553FE" w14:textId="77777777">
            <w:pPr>
              <w:spacing w:after="0" w:line="259" w:lineRule="auto"/>
              <w:ind w:left="31" w:right="0" w:firstLine="0"/>
              <w:jc w:val="left"/>
            </w:pPr>
            <w:r>
              <w:rPr>
                <w:sz w:val="19"/>
              </w:rPr>
              <w:t>Hechinger et al. (2011)</w:t>
            </w:r>
          </w:p>
        </w:tc>
        <w:tc>
          <w:tcPr>
            <w:tcW w:w="2263"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RDefault="00991E0C" w14:paraId="7F2F5DEE" w14:textId="77777777">
            <w:pPr>
              <w:spacing w:after="0" w:line="259" w:lineRule="auto"/>
              <w:ind w:left="31" w:right="0" w:firstLine="0"/>
              <w:jc w:val="left"/>
            </w:pPr>
            <w:r>
              <w:rPr>
                <w:sz w:val="19"/>
              </w:rPr>
              <w:t>Marine (Salt Marsh)</w:t>
            </w:r>
          </w:p>
        </w:tc>
        <w:tc>
          <w:tcPr>
            <w:tcW w:w="186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RDefault="00991E0C" w14:paraId="1DCB3458" w14:textId="77777777">
            <w:pPr>
              <w:spacing w:after="0" w:line="259" w:lineRule="auto"/>
              <w:ind w:left="31" w:right="0" w:firstLine="0"/>
              <w:jc w:val="left"/>
            </w:pPr>
            <w:r>
              <w:rPr>
                <w:sz w:val="19"/>
              </w:rPr>
              <w:t>88</w:t>
            </w:r>
          </w:p>
        </w:tc>
        <w:tc>
          <w:tcPr>
            <w:tcW w:w="186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RDefault="00991E0C" w14:paraId="6BFE43F8" w14:textId="77777777">
            <w:pPr>
              <w:spacing w:after="0" w:line="259" w:lineRule="auto"/>
              <w:ind w:left="31" w:right="0" w:firstLine="0"/>
              <w:jc w:val="left"/>
            </w:pPr>
            <w:r>
              <w:rPr>
                <w:sz w:val="19"/>
              </w:rPr>
              <w:t>0.08</w:t>
            </w:r>
          </w:p>
        </w:tc>
        <w:tc>
          <w:tcPr>
            <w:tcW w:w="2620" w:type="dxa"/>
            <w:tcBorders>
              <w:top w:val="single" w:color="000000" w:themeColor="text1" w:sz="4" w:space="0"/>
              <w:left w:val="single" w:color="000000" w:themeColor="text1" w:sz="4" w:space="0"/>
              <w:bottom w:val="single" w:color="000000" w:themeColor="text1" w:sz="4" w:space="0"/>
              <w:right w:val="nil"/>
            </w:tcBorders>
          </w:tcPr>
          <w:p w:rsidR="00FE6764" w:rsidRDefault="00991E0C" w14:paraId="33249E0E" w14:textId="77777777">
            <w:pPr>
              <w:spacing w:after="0" w:line="259" w:lineRule="auto"/>
              <w:ind w:left="31" w:right="0" w:firstLine="0"/>
              <w:jc w:val="left"/>
            </w:pPr>
            <w:r>
              <w:rPr>
                <w:sz w:val="19"/>
              </w:rPr>
              <w:t>0.11 - 0.80</w:t>
            </w:r>
          </w:p>
        </w:tc>
      </w:tr>
      <w:tr w:rsidR="00FE6764" w:rsidTr="0355615B" w14:paraId="3DC36045" w14:textId="77777777">
        <w:trPr>
          <w:trHeight w:val="494"/>
        </w:trPr>
        <w:tc>
          <w:tcPr>
            <w:tcW w:w="3385" w:type="dxa"/>
            <w:tcBorders>
              <w:top w:val="single" w:color="000000" w:themeColor="text1" w:sz="4" w:space="0"/>
              <w:left w:val="nil"/>
              <w:bottom w:val="single" w:color="000000" w:themeColor="text1" w:sz="4" w:space="0"/>
              <w:right w:val="single" w:color="000000" w:themeColor="text1" w:sz="4" w:space="0"/>
            </w:tcBorders>
          </w:tcPr>
          <w:p w:rsidR="00FE6764" w:rsidRDefault="00991E0C" w14:paraId="5F1648E7" w14:textId="77777777">
            <w:pPr>
              <w:spacing w:after="0" w:line="259" w:lineRule="auto"/>
              <w:ind w:left="25" w:right="0" w:firstLine="0"/>
              <w:jc w:val="left"/>
            </w:pPr>
            <w:r>
              <w:rPr>
                <w:sz w:val="19"/>
              </w:rPr>
              <w:t>Caricaie Lakes (Cattin et al.</w:t>
            </w:r>
          </w:p>
          <w:p w:rsidR="00FE6764" w:rsidRDefault="00991E0C" w14:paraId="66665838" w14:textId="77777777">
            <w:pPr>
              <w:spacing w:after="0" w:line="259" w:lineRule="auto"/>
              <w:ind w:left="20" w:right="0" w:firstLine="0"/>
              <w:jc w:val="left"/>
            </w:pPr>
            <w:r>
              <w:rPr>
                <w:sz w:val="19"/>
              </w:rPr>
              <w:t>2004)</w:t>
            </w:r>
          </w:p>
        </w:tc>
        <w:tc>
          <w:tcPr>
            <w:tcW w:w="262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RDefault="00991E0C" w14:paraId="6294EF64" w14:textId="77777777">
            <w:pPr>
              <w:spacing w:after="0" w:line="259" w:lineRule="auto"/>
              <w:ind w:left="31" w:right="0" w:firstLine="0"/>
              <w:jc w:val="left"/>
            </w:pPr>
            <w:r>
              <w:rPr>
                <w:sz w:val="19"/>
              </w:rPr>
              <w:t>Brose et al. (2005)</w:t>
            </w:r>
          </w:p>
        </w:tc>
        <w:tc>
          <w:tcPr>
            <w:tcW w:w="2263"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RDefault="00991E0C" w14:paraId="34DE6065" w14:textId="77777777">
            <w:pPr>
              <w:spacing w:after="0" w:line="259" w:lineRule="auto"/>
              <w:ind w:left="31" w:right="0" w:firstLine="0"/>
              <w:jc w:val="left"/>
            </w:pPr>
            <w:r>
              <w:rPr>
                <w:sz w:val="19"/>
              </w:rPr>
              <w:t>Freshwater</w:t>
            </w:r>
          </w:p>
        </w:tc>
        <w:tc>
          <w:tcPr>
            <w:tcW w:w="186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RDefault="00991E0C" w14:paraId="52EEBFBF" w14:textId="77777777">
            <w:pPr>
              <w:spacing w:after="0" w:line="259" w:lineRule="auto"/>
              <w:ind w:left="31" w:right="0" w:firstLine="0"/>
              <w:jc w:val="left"/>
            </w:pPr>
            <w:r>
              <w:rPr>
                <w:sz w:val="19"/>
              </w:rPr>
              <w:t>158</w:t>
            </w:r>
          </w:p>
        </w:tc>
        <w:tc>
          <w:tcPr>
            <w:tcW w:w="186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RDefault="00991E0C" w14:paraId="4C719E54" w14:textId="77777777">
            <w:pPr>
              <w:spacing w:after="0" w:line="259" w:lineRule="auto"/>
              <w:ind w:left="31" w:right="0" w:firstLine="0"/>
              <w:jc w:val="left"/>
            </w:pPr>
            <w:r>
              <w:rPr>
                <w:sz w:val="19"/>
              </w:rPr>
              <w:t>0.05</w:t>
            </w:r>
          </w:p>
        </w:tc>
        <w:tc>
          <w:tcPr>
            <w:tcW w:w="2620" w:type="dxa"/>
            <w:tcBorders>
              <w:top w:val="single" w:color="000000" w:themeColor="text1" w:sz="4" w:space="0"/>
              <w:left w:val="single" w:color="000000" w:themeColor="text1" w:sz="4" w:space="0"/>
              <w:bottom w:val="single" w:color="000000" w:themeColor="text1" w:sz="4" w:space="0"/>
              <w:right w:val="nil"/>
            </w:tcBorders>
          </w:tcPr>
          <w:p w:rsidR="00FE6764" w:rsidRDefault="00991E0C" w14:paraId="4886110D" w14:textId="77777777">
            <w:pPr>
              <w:spacing w:after="0" w:line="259" w:lineRule="auto"/>
              <w:ind w:left="31" w:right="0" w:firstLine="0"/>
              <w:jc w:val="left"/>
            </w:pPr>
            <w:r>
              <w:rPr>
                <w:sz w:val="19"/>
              </w:rPr>
              <w:t>0.11 - 0.81</w:t>
            </w:r>
          </w:p>
        </w:tc>
      </w:tr>
      <w:tr w:rsidR="00FE6764" w:rsidTr="0355615B" w14:paraId="6A683B45" w14:textId="77777777">
        <w:trPr>
          <w:trHeight w:val="252"/>
        </w:trPr>
        <w:tc>
          <w:tcPr>
            <w:tcW w:w="3385" w:type="dxa"/>
            <w:tcBorders>
              <w:top w:val="single" w:color="000000" w:themeColor="text1" w:sz="4" w:space="0"/>
              <w:left w:val="nil"/>
              <w:bottom w:val="single" w:color="000000" w:themeColor="text1" w:sz="4" w:space="0"/>
              <w:right w:val="single" w:color="000000" w:themeColor="text1" w:sz="4" w:space="0"/>
            </w:tcBorders>
          </w:tcPr>
          <w:p w:rsidR="00FE6764" w:rsidRDefault="00991E0C" w14:paraId="5CDDB52F" w14:textId="77777777">
            <w:pPr>
              <w:spacing w:after="0" w:line="259" w:lineRule="auto"/>
              <w:ind w:left="25" w:right="0" w:firstLine="0"/>
              <w:jc w:val="left"/>
            </w:pPr>
            <w:r>
              <w:rPr>
                <w:sz w:val="19"/>
              </w:rPr>
              <w:t>Grasslands (Dawah et al. 1995)</w:t>
            </w:r>
          </w:p>
        </w:tc>
        <w:tc>
          <w:tcPr>
            <w:tcW w:w="262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RDefault="00991E0C" w14:paraId="74AE9956" w14:textId="77777777">
            <w:pPr>
              <w:spacing w:after="0" w:line="259" w:lineRule="auto"/>
              <w:ind w:left="31" w:right="0" w:firstLine="0"/>
              <w:jc w:val="left"/>
            </w:pPr>
            <w:r>
              <w:rPr>
                <w:sz w:val="19"/>
              </w:rPr>
              <w:t>Brose et al. (2005)</w:t>
            </w:r>
          </w:p>
        </w:tc>
        <w:tc>
          <w:tcPr>
            <w:tcW w:w="2263"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RDefault="00991E0C" w14:paraId="7150A4A7" w14:textId="77777777">
            <w:pPr>
              <w:spacing w:after="0" w:line="259" w:lineRule="auto"/>
              <w:ind w:left="31" w:right="0" w:firstLine="0"/>
              <w:jc w:val="left"/>
            </w:pPr>
            <w:r>
              <w:rPr>
                <w:sz w:val="19"/>
              </w:rPr>
              <w:t>Terrestrial</w:t>
            </w:r>
          </w:p>
        </w:tc>
        <w:tc>
          <w:tcPr>
            <w:tcW w:w="186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RDefault="00991E0C" w14:paraId="46DE38F6" w14:textId="77777777">
            <w:pPr>
              <w:spacing w:after="0" w:line="259" w:lineRule="auto"/>
              <w:ind w:left="31" w:right="0" w:firstLine="0"/>
              <w:jc w:val="left"/>
            </w:pPr>
            <w:r>
              <w:rPr>
                <w:sz w:val="19"/>
              </w:rPr>
              <w:t>65</w:t>
            </w:r>
          </w:p>
        </w:tc>
        <w:tc>
          <w:tcPr>
            <w:tcW w:w="186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RDefault="00991E0C" w14:paraId="5D5CFBDF" w14:textId="77777777">
            <w:pPr>
              <w:spacing w:after="0" w:line="259" w:lineRule="auto"/>
              <w:ind w:left="31" w:right="0" w:firstLine="0"/>
              <w:jc w:val="left"/>
            </w:pPr>
            <w:r>
              <w:rPr>
                <w:sz w:val="19"/>
              </w:rPr>
              <w:t>0.03</w:t>
            </w:r>
          </w:p>
        </w:tc>
        <w:tc>
          <w:tcPr>
            <w:tcW w:w="2620" w:type="dxa"/>
            <w:tcBorders>
              <w:top w:val="single" w:color="000000" w:themeColor="text1" w:sz="4" w:space="0"/>
              <w:left w:val="single" w:color="000000" w:themeColor="text1" w:sz="4" w:space="0"/>
              <w:bottom w:val="single" w:color="000000" w:themeColor="text1" w:sz="4" w:space="0"/>
              <w:right w:val="nil"/>
            </w:tcBorders>
          </w:tcPr>
          <w:p w:rsidR="00FE6764" w:rsidRDefault="00991E0C" w14:paraId="57B001BB" w14:textId="77777777">
            <w:pPr>
              <w:spacing w:after="0" w:line="259" w:lineRule="auto"/>
              <w:ind w:left="31" w:right="0" w:firstLine="0"/>
              <w:jc w:val="left"/>
            </w:pPr>
            <w:r>
              <w:rPr>
                <w:sz w:val="19"/>
              </w:rPr>
              <w:t>0.03 - 0.44</w:t>
            </w:r>
          </w:p>
        </w:tc>
      </w:tr>
      <w:tr w:rsidR="00FE6764" w:rsidTr="0355615B" w14:paraId="4B7E9E72" w14:textId="77777777">
        <w:trPr>
          <w:trHeight w:val="494"/>
        </w:trPr>
        <w:tc>
          <w:tcPr>
            <w:tcW w:w="3385" w:type="dxa"/>
            <w:tcBorders>
              <w:top w:val="single" w:color="000000" w:themeColor="text1" w:sz="4" w:space="0"/>
              <w:left w:val="nil"/>
              <w:bottom w:val="single" w:color="000000" w:themeColor="text1" w:sz="4" w:space="0"/>
              <w:right w:val="single" w:color="000000" w:themeColor="text1" w:sz="4" w:space="0"/>
            </w:tcBorders>
          </w:tcPr>
          <w:p w:rsidR="00FE6764" w:rsidRDefault="00991E0C" w14:paraId="58E2893E" w14:textId="77777777">
            <w:pPr>
              <w:spacing w:after="0" w:line="259" w:lineRule="auto"/>
              <w:ind w:left="25" w:right="0" w:firstLine="0"/>
              <w:jc w:val="left"/>
            </w:pPr>
            <w:r>
              <w:rPr>
                <w:sz w:val="19"/>
              </w:rPr>
              <w:t>Mill Stream (Ledger, Edwards,</w:t>
            </w:r>
          </w:p>
          <w:p w:rsidR="00FE6764" w:rsidRDefault="00991E0C" w14:paraId="7F31E5C8" w14:textId="77777777">
            <w:pPr>
              <w:spacing w:after="0" w:line="259" w:lineRule="auto"/>
              <w:ind w:left="14" w:right="0" w:firstLine="0"/>
              <w:jc w:val="left"/>
            </w:pPr>
            <w:r>
              <w:rPr>
                <w:sz w:val="19"/>
              </w:rPr>
              <w:t>Woodward unpublished)</w:t>
            </w:r>
          </w:p>
        </w:tc>
        <w:tc>
          <w:tcPr>
            <w:tcW w:w="262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RDefault="00991E0C" w14:paraId="7F10C3AC" w14:textId="77777777">
            <w:pPr>
              <w:spacing w:after="0" w:line="259" w:lineRule="auto"/>
              <w:ind w:left="31" w:right="0" w:firstLine="0"/>
              <w:jc w:val="left"/>
            </w:pPr>
            <w:r>
              <w:rPr>
                <w:sz w:val="19"/>
              </w:rPr>
              <w:t>Brose et al. (2005)</w:t>
            </w:r>
          </w:p>
        </w:tc>
        <w:tc>
          <w:tcPr>
            <w:tcW w:w="2263"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RDefault="00991E0C" w14:paraId="1BAB7A5F" w14:textId="77777777">
            <w:pPr>
              <w:spacing w:after="0" w:line="259" w:lineRule="auto"/>
              <w:ind w:left="31" w:right="0" w:firstLine="0"/>
              <w:jc w:val="left"/>
            </w:pPr>
            <w:r>
              <w:rPr>
                <w:sz w:val="19"/>
              </w:rPr>
              <w:t>Freshwater</w:t>
            </w:r>
          </w:p>
        </w:tc>
        <w:tc>
          <w:tcPr>
            <w:tcW w:w="186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RDefault="00991E0C" w14:paraId="0F8EA849" w14:textId="77777777">
            <w:pPr>
              <w:spacing w:after="0" w:line="259" w:lineRule="auto"/>
              <w:ind w:left="31" w:right="0" w:firstLine="0"/>
              <w:jc w:val="left"/>
            </w:pPr>
            <w:r>
              <w:rPr>
                <w:sz w:val="19"/>
              </w:rPr>
              <w:t>80</w:t>
            </w:r>
          </w:p>
        </w:tc>
        <w:tc>
          <w:tcPr>
            <w:tcW w:w="186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RDefault="00991E0C" w14:paraId="60BF6C43" w14:textId="77777777">
            <w:pPr>
              <w:spacing w:after="0" w:line="259" w:lineRule="auto"/>
              <w:ind w:left="31" w:right="0" w:firstLine="0"/>
              <w:jc w:val="left"/>
            </w:pPr>
            <w:r>
              <w:rPr>
                <w:sz w:val="19"/>
              </w:rPr>
              <w:t>0.06</w:t>
            </w:r>
          </w:p>
        </w:tc>
        <w:tc>
          <w:tcPr>
            <w:tcW w:w="2620" w:type="dxa"/>
            <w:tcBorders>
              <w:top w:val="single" w:color="000000" w:themeColor="text1" w:sz="4" w:space="0"/>
              <w:left w:val="single" w:color="000000" w:themeColor="text1" w:sz="4" w:space="0"/>
              <w:bottom w:val="single" w:color="000000" w:themeColor="text1" w:sz="4" w:space="0"/>
              <w:right w:val="nil"/>
            </w:tcBorders>
          </w:tcPr>
          <w:p w:rsidR="00FE6764" w:rsidRDefault="00991E0C" w14:paraId="16CDC373" w14:textId="77777777">
            <w:pPr>
              <w:spacing w:after="0" w:line="259" w:lineRule="auto"/>
              <w:ind w:left="31" w:right="0" w:firstLine="0"/>
              <w:jc w:val="left"/>
            </w:pPr>
            <w:r>
              <w:rPr>
                <w:sz w:val="19"/>
              </w:rPr>
              <w:t>0.08 - 0.60</w:t>
            </w:r>
          </w:p>
        </w:tc>
      </w:tr>
      <w:tr w:rsidR="00FE6764" w:rsidTr="0355615B" w14:paraId="2AD435B0" w14:textId="77777777">
        <w:trPr>
          <w:trHeight w:val="252"/>
        </w:trPr>
        <w:tc>
          <w:tcPr>
            <w:tcW w:w="3385" w:type="dxa"/>
            <w:tcBorders>
              <w:top w:val="single" w:color="000000" w:themeColor="text1" w:sz="4" w:space="0"/>
              <w:left w:val="nil"/>
              <w:bottom w:val="single" w:color="000000" w:themeColor="text1" w:sz="4" w:space="0"/>
              <w:right w:val="single" w:color="000000" w:themeColor="text1" w:sz="4" w:space="0"/>
            </w:tcBorders>
          </w:tcPr>
          <w:p w:rsidR="00FE6764" w:rsidRDefault="00991E0C" w14:paraId="684F8991" w14:textId="77777777">
            <w:pPr>
              <w:spacing w:after="0" w:line="259" w:lineRule="auto"/>
              <w:ind w:left="25" w:right="0" w:firstLine="0"/>
              <w:jc w:val="left"/>
            </w:pPr>
            <w:r>
              <w:rPr>
                <w:sz w:val="19"/>
              </w:rPr>
              <w:t>Skipwith Pond (Warren 1989)</w:t>
            </w:r>
          </w:p>
        </w:tc>
        <w:tc>
          <w:tcPr>
            <w:tcW w:w="262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RDefault="00991E0C" w14:paraId="509201BD" w14:textId="77777777">
            <w:pPr>
              <w:spacing w:after="0" w:line="259" w:lineRule="auto"/>
              <w:ind w:left="31" w:right="0" w:firstLine="0"/>
              <w:jc w:val="left"/>
            </w:pPr>
            <w:r>
              <w:rPr>
                <w:sz w:val="19"/>
              </w:rPr>
              <w:t>Brose et al. (2005)</w:t>
            </w:r>
          </w:p>
        </w:tc>
        <w:tc>
          <w:tcPr>
            <w:tcW w:w="2263"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RDefault="00991E0C" w14:paraId="70DEA028" w14:textId="77777777">
            <w:pPr>
              <w:spacing w:after="0" w:line="259" w:lineRule="auto"/>
              <w:ind w:left="31" w:right="0" w:firstLine="0"/>
              <w:jc w:val="left"/>
            </w:pPr>
            <w:r>
              <w:rPr>
                <w:sz w:val="19"/>
              </w:rPr>
              <w:t>Freshwater</w:t>
            </w:r>
          </w:p>
        </w:tc>
        <w:tc>
          <w:tcPr>
            <w:tcW w:w="186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RDefault="00991E0C" w14:paraId="2A4CBA15" w14:textId="77777777">
            <w:pPr>
              <w:spacing w:after="0" w:line="259" w:lineRule="auto"/>
              <w:ind w:left="31" w:right="0" w:firstLine="0"/>
              <w:jc w:val="left"/>
            </w:pPr>
            <w:r>
              <w:rPr>
                <w:sz w:val="19"/>
              </w:rPr>
              <w:t>71</w:t>
            </w:r>
          </w:p>
        </w:tc>
        <w:tc>
          <w:tcPr>
            <w:tcW w:w="186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P="0355615B" w:rsidRDefault="00991E0C" w14:paraId="45E23776" w14:textId="77777777">
            <w:pPr>
              <w:spacing w:after="0" w:line="259" w:lineRule="auto"/>
              <w:ind w:left="31" w:right="0" w:firstLine="0"/>
              <w:jc w:val="left"/>
              <w:rPr>
                <w:sz w:val="19"/>
                <w:szCs w:val="19"/>
              </w:rPr>
            </w:pPr>
            <w:commentRangeStart w:id="17"/>
            <w:r w:rsidRPr="0355615B">
              <w:rPr>
                <w:sz w:val="19"/>
                <w:szCs w:val="19"/>
              </w:rPr>
              <w:t>0.07</w:t>
            </w:r>
          </w:p>
        </w:tc>
        <w:tc>
          <w:tcPr>
            <w:tcW w:w="2620" w:type="dxa"/>
            <w:tcBorders>
              <w:top w:val="single" w:color="000000" w:themeColor="text1" w:sz="4" w:space="0"/>
              <w:left w:val="single" w:color="000000" w:themeColor="text1" w:sz="4" w:space="0"/>
              <w:bottom w:val="single" w:color="000000" w:themeColor="text1" w:sz="4" w:space="0"/>
              <w:right w:val="nil"/>
            </w:tcBorders>
          </w:tcPr>
          <w:p w:rsidR="00FE6764" w:rsidP="0355615B" w:rsidRDefault="00991E0C" w14:paraId="3BC0E5C0" w14:textId="77777777">
            <w:pPr>
              <w:spacing w:after="0" w:line="259" w:lineRule="auto"/>
              <w:ind w:left="31" w:right="0" w:firstLine="0"/>
              <w:jc w:val="left"/>
              <w:rPr>
                <w:sz w:val="19"/>
                <w:szCs w:val="19"/>
              </w:rPr>
            </w:pPr>
            <w:r w:rsidRPr="0355615B">
              <w:rPr>
                <w:sz w:val="19"/>
                <w:szCs w:val="19"/>
              </w:rPr>
              <w:t>0.17 - 0.90</w:t>
            </w:r>
            <w:commentRangeEnd w:id="17"/>
            <w:r>
              <w:commentReference w:id="17"/>
            </w:r>
          </w:p>
        </w:tc>
      </w:tr>
      <w:tr w:rsidR="00FE6764" w:rsidTr="0355615B" w14:paraId="0199CB35" w14:textId="77777777">
        <w:trPr>
          <w:trHeight w:val="494"/>
        </w:trPr>
        <w:tc>
          <w:tcPr>
            <w:tcW w:w="3385" w:type="dxa"/>
            <w:tcBorders>
              <w:top w:val="single" w:color="000000" w:themeColor="text1" w:sz="4" w:space="0"/>
              <w:left w:val="nil"/>
              <w:bottom w:val="single" w:color="000000" w:themeColor="text1" w:sz="4" w:space="0"/>
              <w:right w:val="single" w:color="000000" w:themeColor="text1" w:sz="4" w:space="0"/>
            </w:tcBorders>
          </w:tcPr>
          <w:p w:rsidR="00FE6764" w:rsidRDefault="00991E0C" w14:paraId="32F5ECF3" w14:textId="77777777">
            <w:pPr>
              <w:spacing w:after="0" w:line="259" w:lineRule="auto"/>
              <w:ind w:left="25" w:right="0" w:firstLine="0"/>
              <w:jc w:val="left"/>
            </w:pPr>
            <w:r>
              <w:rPr>
                <w:sz w:val="19"/>
              </w:rPr>
              <w:t>Small Reef (Opitz 1996 Table</w:t>
            </w:r>
          </w:p>
          <w:p w:rsidR="00FE6764" w:rsidRDefault="00991E0C" w14:paraId="50C5A616" w14:textId="77777777">
            <w:pPr>
              <w:spacing w:after="0" w:line="259" w:lineRule="auto"/>
              <w:ind w:left="25" w:right="0" w:firstLine="0"/>
              <w:jc w:val="left"/>
            </w:pPr>
            <w:r>
              <w:rPr>
                <w:sz w:val="19"/>
              </w:rPr>
              <w:t>8.6.2)</w:t>
            </w:r>
          </w:p>
        </w:tc>
        <w:tc>
          <w:tcPr>
            <w:tcW w:w="262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RDefault="00991E0C" w14:paraId="1BE09904" w14:textId="77777777">
            <w:pPr>
              <w:spacing w:after="0" w:line="259" w:lineRule="auto"/>
              <w:ind w:left="31" w:right="0" w:firstLine="0"/>
              <w:jc w:val="left"/>
            </w:pPr>
            <w:r>
              <w:rPr>
                <w:sz w:val="19"/>
              </w:rPr>
              <w:t>Alyssa R. Cirtwill and</w:t>
            </w:r>
          </w:p>
          <w:p w:rsidR="00FE6764" w:rsidRDefault="00991E0C" w14:paraId="3D63432D" w14:textId="77777777">
            <w:pPr>
              <w:spacing w:after="0" w:line="259" w:lineRule="auto"/>
              <w:ind w:left="23" w:right="0" w:firstLine="0"/>
              <w:jc w:val="left"/>
            </w:pPr>
            <w:r>
              <w:rPr>
                <w:sz w:val="19"/>
              </w:rPr>
              <w:t>Anna Eklöf (2018)</w:t>
            </w:r>
          </w:p>
        </w:tc>
        <w:tc>
          <w:tcPr>
            <w:tcW w:w="2263"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RDefault="00991E0C" w14:paraId="035E513D" w14:textId="77777777">
            <w:pPr>
              <w:spacing w:after="0" w:line="259" w:lineRule="auto"/>
              <w:ind w:left="31" w:right="0" w:firstLine="0"/>
              <w:jc w:val="left"/>
            </w:pPr>
            <w:r>
              <w:rPr>
                <w:sz w:val="19"/>
              </w:rPr>
              <w:t>Marine (Reef)</w:t>
            </w:r>
          </w:p>
        </w:tc>
        <w:tc>
          <w:tcPr>
            <w:tcW w:w="186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RDefault="00991E0C" w14:paraId="15734B56" w14:textId="77777777">
            <w:pPr>
              <w:spacing w:after="0" w:line="259" w:lineRule="auto"/>
              <w:ind w:left="31" w:right="0" w:firstLine="0"/>
              <w:jc w:val="left"/>
            </w:pPr>
            <w:r>
              <w:rPr>
                <w:sz w:val="19"/>
              </w:rPr>
              <w:t>239</w:t>
            </w:r>
          </w:p>
        </w:tc>
        <w:tc>
          <w:tcPr>
            <w:tcW w:w="186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RDefault="00991E0C" w14:paraId="326294EE" w14:textId="77777777">
            <w:pPr>
              <w:spacing w:after="0" w:line="259" w:lineRule="auto"/>
              <w:ind w:left="31" w:right="0" w:firstLine="0"/>
              <w:jc w:val="left"/>
            </w:pPr>
            <w:r>
              <w:rPr>
                <w:sz w:val="19"/>
              </w:rPr>
              <w:t>0.06</w:t>
            </w:r>
          </w:p>
        </w:tc>
        <w:tc>
          <w:tcPr>
            <w:tcW w:w="2620" w:type="dxa"/>
            <w:tcBorders>
              <w:top w:val="single" w:color="000000" w:themeColor="text1" w:sz="4" w:space="0"/>
              <w:left w:val="single" w:color="000000" w:themeColor="text1" w:sz="4" w:space="0"/>
              <w:bottom w:val="single" w:color="000000" w:themeColor="text1" w:sz="4" w:space="0"/>
              <w:right w:val="nil"/>
            </w:tcBorders>
          </w:tcPr>
          <w:p w:rsidR="00FE6764" w:rsidRDefault="00991E0C" w14:paraId="16C7D01E" w14:textId="77777777">
            <w:pPr>
              <w:spacing w:after="0" w:line="259" w:lineRule="auto"/>
              <w:ind w:left="31" w:right="0" w:firstLine="0"/>
              <w:jc w:val="left"/>
            </w:pPr>
            <w:r>
              <w:rPr>
                <w:sz w:val="19"/>
              </w:rPr>
              <w:t>0.07 - 0.66</w:t>
            </w:r>
          </w:p>
        </w:tc>
      </w:tr>
      <w:tr w:rsidR="00FE6764" w:rsidTr="0355615B" w14:paraId="4E73B4A9" w14:textId="77777777">
        <w:trPr>
          <w:trHeight w:val="494"/>
        </w:trPr>
        <w:tc>
          <w:tcPr>
            <w:tcW w:w="3385" w:type="dxa"/>
            <w:tcBorders>
              <w:top w:val="single" w:color="000000" w:themeColor="text1" w:sz="4" w:space="0"/>
              <w:left w:val="nil"/>
              <w:bottom w:val="single" w:color="000000" w:themeColor="text1" w:sz="4" w:space="0"/>
              <w:right w:val="single" w:color="000000" w:themeColor="text1" w:sz="4" w:space="0"/>
            </w:tcBorders>
          </w:tcPr>
          <w:p w:rsidR="00FE6764" w:rsidRDefault="00991E0C" w14:paraId="5BC2C634" w14:textId="77777777">
            <w:pPr>
              <w:spacing w:after="0" w:line="259" w:lineRule="auto"/>
              <w:ind w:left="25" w:right="0" w:firstLine="0"/>
              <w:jc w:val="left"/>
            </w:pPr>
            <w:r>
              <w:rPr>
                <w:sz w:val="19"/>
              </w:rPr>
              <w:t>Tuesday Lake (Jonsson et al.</w:t>
            </w:r>
          </w:p>
          <w:p w:rsidR="00FE6764" w:rsidRDefault="00991E0C" w14:paraId="7BEADDD6" w14:textId="77777777">
            <w:pPr>
              <w:spacing w:after="0" w:line="259" w:lineRule="auto"/>
              <w:ind w:left="20" w:right="0" w:firstLine="0"/>
              <w:jc w:val="left"/>
            </w:pPr>
            <w:r>
              <w:rPr>
                <w:sz w:val="19"/>
              </w:rPr>
              <w:t>2005)</w:t>
            </w:r>
          </w:p>
        </w:tc>
        <w:tc>
          <w:tcPr>
            <w:tcW w:w="262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RDefault="00991E0C" w14:paraId="676B1377" w14:textId="77777777">
            <w:pPr>
              <w:spacing w:after="0" w:line="259" w:lineRule="auto"/>
              <w:ind w:left="31" w:right="0" w:firstLine="0"/>
              <w:jc w:val="left"/>
            </w:pPr>
            <w:r>
              <w:rPr>
                <w:sz w:val="19"/>
              </w:rPr>
              <w:t>Brose et al. (2005)</w:t>
            </w:r>
          </w:p>
        </w:tc>
        <w:tc>
          <w:tcPr>
            <w:tcW w:w="2263"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RDefault="00991E0C" w14:paraId="3D5D37BC" w14:textId="77777777">
            <w:pPr>
              <w:spacing w:after="0" w:line="259" w:lineRule="auto"/>
              <w:ind w:left="31" w:right="0" w:firstLine="0"/>
              <w:jc w:val="left"/>
            </w:pPr>
            <w:r>
              <w:rPr>
                <w:sz w:val="19"/>
              </w:rPr>
              <w:t>Freshwater</w:t>
            </w:r>
          </w:p>
        </w:tc>
        <w:tc>
          <w:tcPr>
            <w:tcW w:w="186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RDefault="00991E0C" w14:paraId="169B972E" w14:textId="77777777">
            <w:pPr>
              <w:spacing w:after="0" w:line="259" w:lineRule="auto"/>
              <w:ind w:left="31" w:right="0" w:firstLine="0"/>
              <w:jc w:val="left"/>
            </w:pPr>
            <w:r>
              <w:rPr>
                <w:sz w:val="19"/>
              </w:rPr>
              <w:t>73</w:t>
            </w:r>
          </w:p>
        </w:tc>
        <w:tc>
          <w:tcPr>
            <w:tcW w:w="186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RDefault="00991E0C" w14:paraId="14E3EC69" w14:textId="77777777">
            <w:pPr>
              <w:spacing w:after="0" w:line="259" w:lineRule="auto"/>
              <w:ind w:left="31" w:right="0" w:firstLine="0"/>
              <w:jc w:val="left"/>
            </w:pPr>
            <w:r>
              <w:rPr>
                <w:sz w:val="19"/>
              </w:rPr>
              <w:t>0.08</w:t>
            </w:r>
          </w:p>
        </w:tc>
        <w:tc>
          <w:tcPr>
            <w:tcW w:w="2620" w:type="dxa"/>
            <w:tcBorders>
              <w:top w:val="single" w:color="000000" w:themeColor="text1" w:sz="4" w:space="0"/>
              <w:left w:val="single" w:color="000000" w:themeColor="text1" w:sz="4" w:space="0"/>
              <w:bottom w:val="single" w:color="000000" w:themeColor="text1" w:sz="4" w:space="0"/>
              <w:right w:val="nil"/>
            </w:tcBorders>
          </w:tcPr>
          <w:p w:rsidR="00FE6764" w:rsidRDefault="00991E0C" w14:paraId="252F2F4E" w14:textId="77777777">
            <w:pPr>
              <w:spacing w:after="0" w:line="259" w:lineRule="auto"/>
              <w:ind w:left="31" w:right="0" w:firstLine="0"/>
              <w:jc w:val="left"/>
            </w:pPr>
            <w:r>
              <w:rPr>
                <w:sz w:val="19"/>
              </w:rPr>
              <w:t>0.09 - 0.57</w:t>
            </w:r>
          </w:p>
        </w:tc>
      </w:tr>
      <w:tr w:rsidR="00FE6764" w:rsidTr="0355615B" w14:paraId="4142C7B5" w14:textId="77777777">
        <w:trPr>
          <w:trHeight w:val="494"/>
        </w:trPr>
        <w:tc>
          <w:tcPr>
            <w:tcW w:w="3385" w:type="dxa"/>
            <w:tcBorders>
              <w:top w:val="single" w:color="000000" w:themeColor="text1" w:sz="4" w:space="0"/>
              <w:left w:val="nil"/>
              <w:bottom w:val="single" w:color="000000" w:themeColor="text1" w:sz="4" w:space="0"/>
              <w:right w:val="single" w:color="000000" w:themeColor="text1" w:sz="4" w:space="0"/>
            </w:tcBorders>
          </w:tcPr>
          <w:p w:rsidR="00FE6764" w:rsidRDefault="00991E0C" w14:paraId="20D5C340" w14:textId="77777777">
            <w:pPr>
              <w:spacing w:after="0" w:line="259" w:lineRule="auto"/>
              <w:ind w:left="25" w:right="0" w:firstLine="0"/>
              <w:jc w:val="left"/>
            </w:pPr>
            <w:r>
              <w:rPr>
                <w:sz w:val="19"/>
              </w:rPr>
              <w:t>Ythan (Emmerson and Raffaelli</w:t>
            </w:r>
          </w:p>
          <w:p w:rsidR="00FE6764" w:rsidRDefault="00991E0C" w14:paraId="778F3109" w14:textId="77777777">
            <w:pPr>
              <w:spacing w:after="0" w:line="259" w:lineRule="auto"/>
              <w:ind w:left="20" w:right="0" w:firstLine="0"/>
              <w:jc w:val="left"/>
            </w:pPr>
            <w:r>
              <w:rPr>
                <w:sz w:val="19"/>
              </w:rPr>
              <w:t>2004)</w:t>
            </w:r>
          </w:p>
        </w:tc>
        <w:tc>
          <w:tcPr>
            <w:tcW w:w="262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RDefault="00991E0C" w14:paraId="2D46CFF7" w14:textId="77777777">
            <w:pPr>
              <w:spacing w:after="0" w:line="259" w:lineRule="auto"/>
              <w:ind w:left="31" w:right="0" w:firstLine="0"/>
              <w:jc w:val="left"/>
            </w:pPr>
            <w:r>
              <w:rPr>
                <w:sz w:val="19"/>
              </w:rPr>
              <w:t>Alyssa R. Cirtwill and</w:t>
            </w:r>
          </w:p>
          <w:p w:rsidR="00FE6764" w:rsidRDefault="00991E0C" w14:paraId="6608EA1C" w14:textId="77777777">
            <w:pPr>
              <w:spacing w:after="0" w:line="259" w:lineRule="auto"/>
              <w:ind w:left="23" w:right="0" w:firstLine="0"/>
              <w:jc w:val="left"/>
            </w:pPr>
            <w:r>
              <w:rPr>
                <w:sz w:val="19"/>
              </w:rPr>
              <w:t>Anna Eklöf (2018)</w:t>
            </w:r>
          </w:p>
        </w:tc>
        <w:tc>
          <w:tcPr>
            <w:tcW w:w="2263"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RDefault="00991E0C" w14:paraId="1DD33A71" w14:textId="77777777">
            <w:pPr>
              <w:spacing w:after="0" w:line="259" w:lineRule="auto"/>
              <w:ind w:left="31" w:right="0" w:firstLine="0"/>
              <w:jc w:val="left"/>
            </w:pPr>
            <w:r>
              <w:rPr>
                <w:sz w:val="19"/>
              </w:rPr>
              <w:t>Marine (Estuarine)</w:t>
            </w:r>
          </w:p>
        </w:tc>
        <w:tc>
          <w:tcPr>
            <w:tcW w:w="186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RDefault="00991E0C" w14:paraId="3D2650BD" w14:textId="77777777">
            <w:pPr>
              <w:spacing w:after="0" w:line="259" w:lineRule="auto"/>
              <w:ind w:left="31" w:right="0" w:firstLine="0"/>
              <w:jc w:val="left"/>
            </w:pPr>
            <w:r>
              <w:rPr>
                <w:sz w:val="19"/>
              </w:rPr>
              <w:t>85</w:t>
            </w:r>
          </w:p>
        </w:tc>
        <w:tc>
          <w:tcPr>
            <w:tcW w:w="186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RDefault="00991E0C" w14:paraId="2DC3F65E" w14:textId="77777777">
            <w:pPr>
              <w:spacing w:after="0" w:line="259" w:lineRule="auto"/>
              <w:ind w:left="31" w:right="0" w:firstLine="0"/>
              <w:jc w:val="left"/>
            </w:pPr>
            <w:r>
              <w:rPr>
                <w:sz w:val="19"/>
              </w:rPr>
              <w:t>0.04</w:t>
            </w:r>
          </w:p>
        </w:tc>
        <w:tc>
          <w:tcPr>
            <w:tcW w:w="2620" w:type="dxa"/>
            <w:tcBorders>
              <w:top w:val="single" w:color="000000" w:themeColor="text1" w:sz="4" w:space="0"/>
              <w:left w:val="single" w:color="000000" w:themeColor="text1" w:sz="4" w:space="0"/>
              <w:bottom w:val="single" w:color="000000" w:themeColor="text1" w:sz="4" w:space="0"/>
              <w:right w:val="nil"/>
            </w:tcBorders>
          </w:tcPr>
          <w:p w:rsidR="00FE6764" w:rsidRDefault="00991E0C" w14:paraId="5FB49585" w14:textId="77777777">
            <w:pPr>
              <w:spacing w:after="0" w:line="259" w:lineRule="auto"/>
              <w:ind w:left="31" w:right="0" w:firstLine="0"/>
              <w:jc w:val="left"/>
            </w:pPr>
            <w:r>
              <w:rPr>
                <w:sz w:val="19"/>
              </w:rPr>
              <w:t>0.13 - 0.84</w:t>
            </w:r>
          </w:p>
        </w:tc>
      </w:tr>
      <w:tr w:rsidR="00FE6764" w:rsidTr="0355615B" w14:paraId="59275A03" w14:textId="77777777">
        <w:trPr>
          <w:trHeight w:val="736"/>
        </w:trPr>
        <w:tc>
          <w:tcPr>
            <w:tcW w:w="3385" w:type="dxa"/>
            <w:tcBorders>
              <w:top w:val="single" w:color="000000" w:themeColor="text1" w:sz="4" w:space="0"/>
              <w:left w:val="nil"/>
              <w:bottom w:val="single" w:color="000000" w:themeColor="text1" w:sz="4" w:space="0"/>
              <w:right w:val="single" w:color="000000" w:themeColor="text1" w:sz="4" w:space="0"/>
            </w:tcBorders>
          </w:tcPr>
          <w:p w:rsidR="00FE6764" w:rsidRDefault="00991E0C" w14:paraId="11F06A3D" w14:textId="77777777">
            <w:pPr>
              <w:spacing w:after="0" w:line="253" w:lineRule="auto"/>
              <w:ind w:left="25" w:right="0" w:firstLine="0"/>
              <w:jc w:val="left"/>
            </w:pPr>
            <w:r>
              <w:rPr>
                <w:sz w:val="19"/>
              </w:rPr>
              <w:t>Broadstone Stream (size aggregation) (Woodward et al.</w:t>
            </w:r>
          </w:p>
          <w:p w:rsidR="00FE6764" w:rsidRDefault="00991E0C" w14:paraId="46F35A62" w14:textId="77777777">
            <w:pPr>
              <w:spacing w:after="0" w:line="259" w:lineRule="auto"/>
              <w:ind w:left="20" w:right="0" w:firstLine="0"/>
              <w:jc w:val="left"/>
            </w:pPr>
            <w:r>
              <w:rPr>
                <w:sz w:val="19"/>
              </w:rPr>
              <w:t>2010)</w:t>
            </w:r>
          </w:p>
        </w:tc>
        <w:tc>
          <w:tcPr>
            <w:tcW w:w="2626"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RDefault="00991E0C" w14:paraId="4F5D5211" w14:textId="77777777">
            <w:pPr>
              <w:spacing w:after="0" w:line="259" w:lineRule="auto"/>
              <w:ind w:left="31" w:right="0" w:firstLine="0"/>
              <w:jc w:val="left"/>
            </w:pPr>
            <w:r>
              <w:rPr>
                <w:sz w:val="19"/>
              </w:rPr>
              <w:t>Guy Woodward (2021)</w:t>
            </w:r>
          </w:p>
        </w:tc>
        <w:tc>
          <w:tcPr>
            <w:tcW w:w="2263"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RDefault="00991E0C" w14:paraId="688444F1" w14:textId="77777777">
            <w:pPr>
              <w:spacing w:after="0" w:line="259" w:lineRule="auto"/>
              <w:ind w:left="31" w:right="0" w:firstLine="0"/>
              <w:jc w:val="left"/>
            </w:pPr>
            <w:r>
              <w:rPr>
                <w:sz w:val="19"/>
              </w:rPr>
              <w:t>Freshwater</w:t>
            </w:r>
          </w:p>
        </w:tc>
        <w:tc>
          <w:tcPr>
            <w:tcW w:w="186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RDefault="00991E0C" w14:paraId="141FAE07" w14:textId="77777777">
            <w:pPr>
              <w:spacing w:after="0" w:line="259" w:lineRule="auto"/>
              <w:ind w:left="31" w:right="0" w:firstLine="0"/>
              <w:jc w:val="left"/>
            </w:pPr>
            <w:r>
              <w:rPr>
                <w:sz w:val="19"/>
              </w:rPr>
              <w:t>29</w:t>
            </w:r>
          </w:p>
        </w:tc>
        <w:tc>
          <w:tcPr>
            <w:tcW w:w="186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FE6764" w:rsidRDefault="00991E0C" w14:paraId="74BD31EF" w14:textId="77777777">
            <w:pPr>
              <w:spacing w:after="0" w:line="259" w:lineRule="auto"/>
              <w:ind w:left="31" w:right="0" w:firstLine="0"/>
              <w:jc w:val="left"/>
            </w:pPr>
            <w:r>
              <w:rPr>
                <w:sz w:val="19"/>
              </w:rPr>
              <w:t>0.24</w:t>
            </w:r>
          </w:p>
        </w:tc>
        <w:tc>
          <w:tcPr>
            <w:tcW w:w="2620" w:type="dxa"/>
            <w:tcBorders>
              <w:top w:val="single" w:color="000000" w:themeColor="text1" w:sz="4" w:space="0"/>
              <w:left w:val="single" w:color="000000" w:themeColor="text1" w:sz="4" w:space="0"/>
              <w:bottom w:val="single" w:color="000000" w:themeColor="text1" w:sz="4" w:space="0"/>
              <w:right w:val="nil"/>
            </w:tcBorders>
          </w:tcPr>
          <w:p w:rsidR="00FE6764" w:rsidRDefault="00991E0C" w14:paraId="3AE50FDA" w14:textId="77777777">
            <w:pPr>
              <w:spacing w:after="0" w:line="259" w:lineRule="auto"/>
              <w:ind w:left="31" w:right="0" w:firstLine="0"/>
              <w:jc w:val="left"/>
            </w:pPr>
            <w:r>
              <w:rPr>
                <w:sz w:val="19"/>
              </w:rPr>
              <w:t>0.25 - 0.47</w:t>
            </w:r>
          </w:p>
        </w:tc>
      </w:tr>
    </w:tbl>
    <w:p w:rsidR="00FE6764" w:rsidRDefault="00FE6764" w14:paraId="02EB378F" w14:textId="77777777">
      <w:pPr>
        <w:sectPr w:rsidR="00FE6764">
          <w:headerReference w:type="even" r:id="rId19"/>
          <w:headerReference w:type="default" r:id="rId20"/>
          <w:footerReference w:type="even" r:id="rId21"/>
          <w:footerReference w:type="default" r:id="rId22"/>
          <w:headerReference w:type="first" r:id="rId23"/>
          <w:footerReference w:type="first" r:id="rId24"/>
          <w:pgSz w:w="15840" w:h="12240" w:orient="landscape"/>
          <w:pgMar w:top="1440" w:right="1440" w:bottom="1440" w:left="1440" w:header="720" w:footer="720" w:gutter="0"/>
          <w:cols w:space="720"/>
        </w:sectPr>
      </w:pPr>
    </w:p>
    <w:p w:rsidR="00FE6764" w:rsidRDefault="00991E0C" w14:paraId="4742693E" w14:textId="77777777">
      <w:pPr>
        <w:pStyle w:val="Heading2"/>
        <w:tabs>
          <w:tab w:val="center" w:pos="3853"/>
        </w:tabs>
        <w:ind w:left="0" w:firstLine="0"/>
      </w:pPr>
      <w:r>
        <w:lastRenderedPageBreak/>
        <w:t>2.3</w:t>
      </w:r>
      <w:r>
        <w:tab/>
      </w:r>
      <w:r>
        <w:t>Model parameterisation using approximate Bayesian computation</w:t>
      </w:r>
    </w:p>
    <w:p w:rsidR="00FE6764" w:rsidRDefault="00991E0C" w14:paraId="305658C2" w14:textId="77777777">
      <w:pPr>
        <w:spacing w:after="468"/>
        <w:ind w:left="10" w:right="31"/>
      </w:pPr>
      <w:r>
        <w:t xml:space="preserve">The ADBM was </w:t>
      </w:r>
      <w:r>
        <w:t xml:space="preserve">parameterised using approximate Bayesian computation (ABC) where a set of parameter values were sampled from the prior distributions. That set of parameter values was either accepted or rejected based on how close the predicted food web is to the observed </w:t>
      </w:r>
      <w:r>
        <w:t>food web using an accuracy metric – true skill statistic (TSS). The accepted parameter values then formed a posterior distribution. Further, prediction intervals of the true skill statistic and connectance of the predicted food webs were computed. In our s</w:t>
      </w:r>
      <w:r>
        <w:t xml:space="preserve">tudy, we considered food webs where the </w:t>
      </w:r>
      <w:commentRangeStart w:id="18"/>
      <w:r>
        <w:t xml:space="preserve">predicted </w:t>
      </w:r>
      <w:commentRangeEnd w:id="18"/>
      <w:r w:rsidR="002D74B0">
        <w:rPr>
          <w:rStyle w:val="CommentReference"/>
        </w:rPr>
        <w:commentReference w:id="18"/>
      </w:r>
      <w:r>
        <w:t>connectance lay within the 95% prediction interval. A detailed explanation of the parameterisation method can be found in Gupta, Furrer, and Petchey (2022).</w:t>
      </w:r>
    </w:p>
    <w:p w:rsidR="00FE6764" w:rsidRDefault="00991E0C" w14:paraId="14351066" w14:textId="77777777">
      <w:pPr>
        <w:pStyle w:val="Heading2"/>
        <w:tabs>
          <w:tab w:val="center" w:pos="2344"/>
        </w:tabs>
        <w:ind w:left="0" w:firstLine="0"/>
      </w:pPr>
      <w:r>
        <w:t>2.4</w:t>
      </w:r>
      <w:r>
        <w:tab/>
      </w:r>
      <w:r>
        <w:t>Extinction scenarios and robustness</w:t>
      </w:r>
    </w:p>
    <w:p w:rsidR="00FE6764" w:rsidRDefault="00991E0C" w14:paraId="00A59F7C" w14:textId="77777777">
      <w:pPr>
        <w:spacing w:after="102"/>
        <w:ind w:left="10" w:right="31"/>
      </w:pPr>
      <w:r>
        <w:t>We implem</w:t>
      </w:r>
      <w:r>
        <w:t>ented the primary species removal method from Jennifer A. Dunne and Williams (2009) by sequentially removing species using one of the three criteria: removal of (i) the most-connected species, (ii) the least-connected species and (iii) randomly chosen spec</w:t>
      </w:r>
      <w:r>
        <w:t xml:space="preserve">ies. </w:t>
      </w:r>
      <w:bookmarkStart w:name="_Int_L7n1nITS" w:id="19"/>
      <w:r>
        <w:t>The most-connected and least-connected criteria are based on the degree (i.e. the total number of links to resources and from consumers) of species.</w:t>
      </w:r>
      <w:bookmarkEnd w:id="19"/>
      <w:r>
        <w:t xml:space="preserve"> We considered these three criteria because the random extinction scenario takes into account all the t</w:t>
      </w:r>
      <w:r>
        <w:t>heoretically possible extinction sequences of species that can occur in a food web and the extinction of most-connected species and least-connected species takes into account the two opposite extreme scenarios. These extinction scenarios have been widely u</w:t>
      </w:r>
      <w:r>
        <w:t>sed in studying species extinctions and collapse of food webs and other networks (Jennifer A. Dunne, Williams, and Martinez 2002b; Sol’e and Montoya 2001; J. Dunne, Williams, and Martinez 2004; Jennifer A. Dunne and Williams 2009; Albert and Barab’asi 2002</w:t>
      </w:r>
      <w:r>
        <w:t>).</w:t>
      </w:r>
    </w:p>
    <w:p w:rsidR="00FE6764" w:rsidRDefault="00991E0C" w14:paraId="1A1A92F9" w14:textId="77777777">
      <w:pPr>
        <w:ind w:left="8" w:right="31" w:firstLine="478"/>
      </w:pPr>
      <w:r>
        <w:t xml:space="preserve">Given a primary removal of species in a food web, if any remaining species lost all of their resource species, or any cannibalistic species lost all of their resource species except the cannibalistic links, they are removed from the web and a secondary </w:t>
      </w:r>
      <w:r>
        <w:t>extinction was recorded. Secondary extinctions may cause further secondary extinctions, which were also checked for and recorded. Once no more secondary extinctions occurred, then another primary extinction was made, of the next appropriate species dependi</w:t>
      </w:r>
      <w:r>
        <w:t>ng on the extinction scenario. This process was carried out until all the species were extinct from the food web.</w:t>
      </w:r>
    </w:p>
    <w:p w:rsidR="00FE6764" w:rsidRDefault="00991E0C" w14:paraId="7D730584" w14:textId="77777777">
      <w:pPr>
        <w:spacing w:after="483"/>
        <w:ind w:left="8" w:right="31" w:firstLine="502"/>
      </w:pPr>
      <w:bookmarkStart w:name="_Int_hix3Doi3" w:id="20"/>
      <w:r>
        <w:lastRenderedPageBreak/>
        <w:t>The robustness (R) of a food web was defined as the proportion of species subjected to primary removals that resulted in extinction (primary a</w:t>
      </w:r>
      <w:r>
        <w:t>nd secondary extinctions) of some specified proportion of the species.</w:t>
      </w:r>
      <w:bookmarkEnd w:id="20"/>
      <w:r>
        <w:t xml:space="preserve"> In our study, we use </w:t>
      </w:r>
      <w:r w:rsidRPr="0355615B">
        <w:rPr>
          <w:i/>
          <w:iCs/>
        </w:rPr>
        <w:t>R</w:t>
      </w:r>
      <w:r w:rsidRPr="0355615B">
        <w:rPr>
          <w:vertAlign w:val="subscript"/>
        </w:rPr>
        <w:t>50</w:t>
      </w:r>
      <w:r>
        <w:t>, the number of primary extinctions divided by the total number of species, which results in at least 50% of total species loss (Jennifer A. Dunne, Williams, and</w:t>
      </w:r>
      <w:r>
        <w:t xml:space="preserve"> Martinez 2002b; J. Dunne, Williams, and Martinez 2004; Jonsson et al. 2015; Jennifer A. Dunne and Williams 2009). Therefore, if primary extinctions never cause any secondary extinctions, the food web is maximally robust and (</w:t>
      </w:r>
      <w:r w:rsidRPr="0355615B">
        <w:rPr>
          <w:i/>
          <w:iCs/>
        </w:rPr>
        <w:t>R</w:t>
      </w:r>
      <w:r w:rsidRPr="0355615B">
        <w:rPr>
          <w:vertAlign w:val="subscript"/>
        </w:rPr>
        <w:t xml:space="preserve">50 </w:t>
      </w:r>
      <w:r>
        <w:t>= 0</w:t>
      </w:r>
      <w:r w:rsidRPr="0355615B">
        <w:rPr>
          <w:i/>
          <w:iCs/>
        </w:rPr>
        <w:t>.</w:t>
      </w:r>
      <w:r>
        <w:t xml:space="preserve">50). Whereas in a </w:t>
      </w:r>
      <w:r>
        <w:t>minimally robust community (</w:t>
      </w:r>
      <w:r w:rsidRPr="0355615B">
        <w:rPr>
          <w:i/>
          <w:iCs/>
        </w:rPr>
        <w:t>R</w:t>
      </w:r>
      <w:r w:rsidRPr="0355615B">
        <w:rPr>
          <w:vertAlign w:val="subscript"/>
        </w:rPr>
        <w:t xml:space="preserve">50 </w:t>
      </w:r>
      <w:r>
        <w:t>= 1</w:t>
      </w:r>
      <w:r w:rsidRPr="0355615B">
        <w:rPr>
          <w:i/>
          <w:iCs/>
        </w:rPr>
        <w:t>/S</w:t>
      </w:r>
      <w:r>
        <w:t xml:space="preserve">), the first primary extinction causes a cascade of secondary extinctions of at least nearly half of the species in the food web (i.e. at least </w:t>
      </w:r>
      <w:commentRangeStart w:id="21"/>
      <w:r w:rsidRPr="0355615B">
        <w:rPr>
          <w:i/>
          <w:iCs/>
        </w:rPr>
        <w:t>S/</w:t>
      </w:r>
      <w:r>
        <w:t xml:space="preserve">2 </w:t>
      </w:r>
      <w:r w:rsidRPr="0355615B">
        <w:rPr>
          <w:i/>
          <w:iCs/>
        </w:rPr>
        <w:t>−</w:t>
      </w:r>
      <w:r w:rsidRPr="0355615B">
        <w:rPr>
          <w:i/>
          <w:iCs/>
        </w:rPr>
        <w:t xml:space="preserve"> </w:t>
      </w:r>
      <w:r>
        <w:t>1).</w:t>
      </w:r>
      <w:commentRangeEnd w:id="21"/>
      <w:r>
        <w:commentReference w:id="21"/>
      </w:r>
    </w:p>
    <w:p w:rsidR="00FE6764" w:rsidRDefault="00991E0C" w14:paraId="62387E6F" w14:textId="77777777">
      <w:pPr>
        <w:pStyle w:val="Heading2"/>
        <w:tabs>
          <w:tab w:val="center" w:pos="2049"/>
        </w:tabs>
        <w:ind w:left="0" w:firstLine="0"/>
      </w:pPr>
      <w:r>
        <w:t>2.5</w:t>
      </w:r>
      <w:r>
        <w:tab/>
      </w:r>
      <w:r>
        <w:t>Simulating species extinctions</w:t>
      </w:r>
    </w:p>
    <w:p w:rsidR="00FE6764" w:rsidRDefault="00991E0C" w14:paraId="670DF717" w14:textId="77777777">
      <w:pPr>
        <w:spacing w:after="476"/>
        <w:ind w:left="10" w:right="31"/>
      </w:pPr>
      <w:r>
        <w:t>First, we simulated primary</w:t>
      </w:r>
      <w:r>
        <w:t xml:space="preserve"> species loss in food webs predicted by the ADBM which had the maximum true skill statistics and compared it to primary species loss in observed food webs. Second, to take into account the uncertainty in robustness in the ADBM predicted food webs we simula</w:t>
      </w:r>
      <w:r>
        <w:t>ted primary species loss and thereby computed robustness for all the ADBM predicted food webs corresponding to the 95% prediction interval of the predicted connectance. Furthermore, in the case of the random extinction scenario, we simulated 1000 random ex</w:t>
      </w:r>
      <w:r>
        <w:t>tinction sequences in a single ADBM predicted food web.</w:t>
      </w:r>
    </w:p>
    <w:p w:rsidR="00FE6764" w:rsidRDefault="00991E0C" w14:paraId="2DEB9FE9" w14:textId="77777777">
      <w:pPr>
        <w:pStyle w:val="Heading2"/>
        <w:tabs>
          <w:tab w:val="center" w:pos="966"/>
        </w:tabs>
        <w:spacing w:after="389"/>
        <w:ind w:left="0" w:firstLine="0"/>
      </w:pPr>
      <w:r>
        <w:t>2.6</w:t>
      </w:r>
      <w:r>
        <w:tab/>
      </w:r>
      <w:r>
        <w:t>Analysis</w:t>
      </w:r>
    </w:p>
    <w:p w:rsidR="00FE6764" w:rsidRDefault="00991E0C" w14:paraId="6B04EBDC" w14:textId="77777777">
      <w:pPr>
        <w:ind w:left="10" w:right="31"/>
      </w:pPr>
      <w:r>
        <w:t xml:space="preserve">In the random extinction scenario, we computed robustness </w:t>
      </w:r>
      <w:r>
        <w:rPr>
          <w:i/>
        </w:rPr>
        <w:t>R</w:t>
      </w:r>
      <w:r>
        <w:rPr>
          <w:vertAlign w:val="subscript"/>
        </w:rPr>
        <w:t xml:space="preserve">50 </w:t>
      </w:r>
      <w:r>
        <w:t xml:space="preserve">for all 1000 independent random extinction sequences and calculated the median as a summary statistics to quantify the </w:t>
      </w:r>
      <w:r>
        <w:t>average robustness of a single food web to random extinction. To quantify the effect of undersampling,</w:t>
      </w:r>
    </w:p>
    <w:p w:rsidR="00FE6764" w:rsidRDefault="00991E0C" w14:paraId="5F78610B" w14:textId="77777777">
      <w:pPr>
        <w:ind w:left="10" w:right="31"/>
      </w:pPr>
      <w:r>
        <w:t>i.e. overestimation of connectance, we compute the ratio of the difference in normalised robustness between the ADBM predicted food webs and observed foo</w:t>
      </w:r>
      <w:r>
        <w:t xml:space="preserve">d webs to the difference in their normalised connectance, where normalisation was performed by dividing the variables by their maximum possible values (I.e 0.5 for </w:t>
      </w:r>
      <w:r>
        <w:rPr>
          <w:i/>
        </w:rPr>
        <w:t>R</w:t>
      </w:r>
      <w:r>
        <w:rPr>
          <w:vertAlign w:val="subscript"/>
        </w:rPr>
        <w:t xml:space="preserve">50 </w:t>
      </w:r>
      <w:r>
        <w:t>and 1 for connectance). However, we did not perform any statistical significance test be</w:t>
      </w:r>
      <w:r>
        <w:t>cause we work with simulated food webs and therefore the p-values of these tests are influenced by the number of model simulations (White et al. 2014).</w:t>
      </w:r>
    </w:p>
    <w:p w:rsidR="00FE6764" w:rsidRDefault="00991E0C" w14:paraId="5DB2DEC3" w14:textId="77777777">
      <w:pPr>
        <w:pStyle w:val="Heading1"/>
        <w:tabs>
          <w:tab w:val="center" w:pos="859"/>
        </w:tabs>
        <w:spacing w:after="343"/>
        <w:ind w:left="0" w:right="0" w:firstLine="0"/>
      </w:pPr>
      <w:r>
        <w:lastRenderedPageBreak/>
        <w:t>3</w:t>
      </w:r>
      <w:r>
        <w:tab/>
      </w:r>
      <w:r>
        <w:t>Results</w:t>
      </w:r>
    </w:p>
    <w:p w:rsidR="00FE6764" w:rsidRDefault="00991E0C" w14:paraId="26720162" w14:textId="77777777">
      <w:pPr>
        <w:spacing w:after="366" w:line="365" w:lineRule="auto"/>
        <w:ind w:left="18" w:right="0" w:hanging="10"/>
        <w:jc w:val="left"/>
      </w:pPr>
      <w:commentRangeStart w:id="22"/>
      <w:r>
        <w:t>We first present the secondary extinction curves of the ADBM predicted food webs which had the</w:t>
      </w:r>
      <w:r>
        <w:t xml:space="preserve"> maximum true skill statistics and of the observed food webs for 12 food webs under three different extinction scenarios. We then compare the robustness of all the ADBM predicted food webs within the 95% prediction interval against that of the observed foo</w:t>
      </w:r>
      <w:r>
        <w:t>d webs to take into account uncertainty in the robustness across food webs predictions. Finally we quantify the effect of overestimation of connectance on the difference in their robustness estimates.</w:t>
      </w:r>
      <w:commentRangeEnd w:id="22"/>
      <w:r w:rsidR="00DE4396">
        <w:rPr>
          <w:rStyle w:val="CommentReference"/>
        </w:rPr>
        <w:commentReference w:id="22"/>
      </w:r>
    </w:p>
    <w:p w:rsidR="00FE6764" w:rsidRDefault="00991E0C" w14:paraId="1B3F5C5A" w14:textId="77777777">
      <w:pPr>
        <w:pStyle w:val="Heading2"/>
        <w:tabs>
          <w:tab w:val="center" w:pos="1645"/>
        </w:tabs>
        <w:spacing w:after="308"/>
        <w:ind w:left="0" w:firstLine="0"/>
      </w:pPr>
      <w:r>
        <w:t>3.1</w:t>
      </w:r>
      <w:r>
        <w:tab/>
      </w:r>
      <w:r>
        <w:t>Secondary extinctions</w:t>
      </w:r>
    </w:p>
    <w:p w:rsidR="00FE6764" w:rsidRDefault="00991E0C" w14:paraId="541265B1" w14:textId="77777777">
      <w:pPr>
        <w:spacing w:after="103" w:line="365" w:lineRule="auto"/>
        <w:ind w:left="18" w:right="0" w:hanging="10"/>
        <w:jc w:val="left"/>
      </w:pPr>
      <w:r>
        <w:t>In the most-connected extinct</w:t>
      </w:r>
      <w:r>
        <w:t xml:space="preserve">ion scenario, the cumulative secondary </w:t>
      </w:r>
      <w:commentRangeStart w:id="23"/>
      <w:r>
        <w:t>extinction curves started to rise steeply at a lower number of primary species removal in the observed food webs as compared to the ADBM predicted food webs</w:t>
      </w:r>
      <w:commentRangeEnd w:id="23"/>
      <w:r w:rsidR="00DE4396">
        <w:rPr>
          <w:rStyle w:val="CommentReference"/>
        </w:rPr>
        <w:commentReference w:id="23"/>
      </w:r>
      <w:r>
        <w:t xml:space="preserve"> for nine food webs (Fig. 1 (a, c, d, e, f, g, h, j, l)). How</w:t>
      </w:r>
      <w:r>
        <w:t>ever there were higher number of cumulative secondary extinctions occurring in the ADBM predicted food webs when compared to that of the observed food webs at a high number of primary species removal in five food webs (Fig. 1 (a, f, g, h, k)). In the Skipw</w:t>
      </w:r>
      <w:r>
        <w:t xml:space="preserve">ith Pond food web, there were no secondary extinctions for any number of primary removal of species (Fig. 1 (i)), whereas in the Broadstone Stream </w:t>
      </w:r>
      <w:commentRangeStart w:id="24"/>
      <w:r>
        <w:t>(taxonomic aggregation)</w:t>
      </w:r>
      <w:commentRangeEnd w:id="24"/>
      <w:r w:rsidR="00DB226C">
        <w:rPr>
          <w:rStyle w:val="CommentReference"/>
        </w:rPr>
        <w:commentReference w:id="24"/>
      </w:r>
      <w:r>
        <w:t xml:space="preserve"> food web the same was true only for the observed food web but in the ADBM predicted f</w:t>
      </w:r>
      <w:r>
        <w:t>ood web there was a steep rise in the cumulative secondary extinctions (Fig. 1 (b)).</w:t>
      </w:r>
    </w:p>
    <w:p w:rsidR="00FE6764" w:rsidRDefault="00991E0C" w14:paraId="27CAC85B" w14:textId="77777777">
      <w:pPr>
        <w:spacing w:after="103" w:line="365" w:lineRule="auto"/>
        <w:ind w:left="8" w:right="0" w:firstLine="483"/>
        <w:jc w:val="left"/>
      </w:pPr>
      <w:r>
        <w:t xml:space="preserve">In Fig. 2, we present the cumulative secondary extinctions in the ADBM predicted and the observed food webs for five (out of 1000) independent random extinction sequences </w:t>
      </w:r>
      <w:r>
        <w:t>to show example variation caused by different random primary extinction orders. The secondary extinction curves of the ADBM predicted food webs were steeper as compared to that of the observed food webs i.e. primary removal of some species in an extinction</w:t>
      </w:r>
      <w:r>
        <w:t xml:space="preserve"> sequence can lead to complete collapse of the remaining food web in the ADBM predicted food webs.</w:t>
      </w:r>
    </w:p>
    <w:p w:rsidR="00FE6764" w:rsidRDefault="00991E0C" w14:paraId="0412AFF8" w14:textId="77777777">
      <w:pPr>
        <w:spacing w:after="0" w:line="365" w:lineRule="auto"/>
        <w:ind w:left="8" w:right="0" w:firstLine="485"/>
        <w:jc w:val="left"/>
      </w:pPr>
      <w:r>
        <w:t>Compared to the most-connected and random extinction scenarios, there were fewer secondary extinctions in the least-connected extinction scenario and therefo</w:t>
      </w:r>
      <w:r>
        <w:t>re the secondary extinction curves were flat for many of the food webs (Fig. 3). In some of the food webs, the extinction curves of the</w:t>
      </w:r>
    </w:p>
    <w:p w:rsidR="00FE6764" w:rsidRDefault="00991E0C" w14:paraId="5B547A79" w14:textId="77777777">
      <w:pPr>
        <w:spacing w:line="259" w:lineRule="auto"/>
        <w:ind w:left="10" w:right="31"/>
      </w:pPr>
      <w:r>
        <w:t>ADBM predicted food webs overlapped with the observed food webs (Fig. 3 (b, c, g, h, i, k, l)}). In</w:t>
      </w:r>
    </w:p>
    <w:p w:rsidR="00FE6764" w:rsidRDefault="00991E0C" w14:paraId="6A05A809" w14:textId="77777777">
      <w:pPr>
        <w:spacing w:after="220" w:line="259" w:lineRule="auto"/>
        <w:ind w:left="307" w:right="0" w:firstLine="0"/>
        <w:jc w:val="left"/>
      </w:pPr>
      <w:r>
        <w:rPr>
          <w:noProof/>
        </w:rPr>
        <w:lastRenderedPageBreak/>
        <w:drawing>
          <wp:inline distT="0" distB="0" distL="0" distR="0" wp14:anchorId="6133520E" wp14:editId="07777777">
            <wp:extent cx="5079302" cy="2344293"/>
            <wp:effectExtent l="0" t="0" r="0" b="0"/>
            <wp:docPr id="534" name="Picture 534"/>
            <wp:cNvGraphicFramePr/>
            <a:graphic xmlns:a="http://schemas.openxmlformats.org/drawingml/2006/main">
              <a:graphicData uri="http://schemas.openxmlformats.org/drawingml/2006/picture">
                <pic:pic xmlns:pic="http://schemas.openxmlformats.org/drawingml/2006/picture">
                  <pic:nvPicPr>
                    <pic:cNvPr id="534" name="Picture 534"/>
                    <pic:cNvPicPr/>
                  </pic:nvPicPr>
                  <pic:blipFill>
                    <a:blip r:embed="rId25"/>
                    <a:stretch>
                      <a:fillRect/>
                    </a:stretch>
                  </pic:blipFill>
                  <pic:spPr>
                    <a:xfrm>
                      <a:off x="0" y="0"/>
                      <a:ext cx="5079302" cy="2344293"/>
                    </a:xfrm>
                    <a:prstGeom prst="rect">
                      <a:avLst/>
                    </a:prstGeom>
                  </pic:spPr>
                </pic:pic>
              </a:graphicData>
            </a:graphic>
          </wp:inline>
        </w:drawing>
      </w:r>
    </w:p>
    <w:p w:rsidR="00FE6764" w:rsidRDefault="00991E0C" w14:paraId="791CFCCE" w14:textId="77777777">
      <w:pPr>
        <w:spacing w:after="434" w:line="226" w:lineRule="auto"/>
        <w:ind w:left="18" w:right="0" w:hanging="10"/>
        <w:jc w:val="left"/>
      </w:pPr>
      <w:r>
        <w:t>Figure 1:</w:t>
      </w:r>
      <w:r>
        <w:tab/>
      </w:r>
      <w:r>
        <w:t xml:space="preserve">Cumulative secondary extinctions of species resulting from the primary removals of the </w:t>
      </w:r>
      <w:r>
        <w:rPr>
          <w:b/>
        </w:rPr>
        <w:t xml:space="preserve">most connected species </w:t>
      </w:r>
      <w:r>
        <w:t>in the ADBM predicted food webs corresponding to the maximum TSS and observed food webs. S denotes the number of species in a food web. The cumula</w:t>
      </w:r>
      <w:r>
        <w:t>tive secondary extinctions of species and the number of species removed have been normalised by the number of species.</w:t>
      </w:r>
    </w:p>
    <w:p w:rsidR="00FE6764" w:rsidRDefault="00991E0C" w14:paraId="5A39BBE3" w14:textId="77777777">
      <w:pPr>
        <w:spacing w:after="220" w:line="259" w:lineRule="auto"/>
        <w:ind w:left="307" w:right="0" w:firstLine="0"/>
        <w:jc w:val="left"/>
      </w:pPr>
      <w:r>
        <w:rPr>
          <w:noProof/>
        </w:rPr>
        <w:drawing>
          <wp:inline distT="0" distB="0" distL="0" distR="0" wp14:anchorId="429F5FBD" wp14:editId="07777777">
            <wp:extent cx="5079302" cy="2344293"/>
            <wp:effectExtent l="0" t="0" r="0" b="0"/>
            <wp:docPr id="542" name="Picture 542"/>
            <wp:cNvGraphicFramePr/>
            <a:graphic xmlns:a="http://schemas.openxmlformats.org/drawingml/2006/main">
              <a:graphicData uri="http://schemas.openxmlformats.org/drawingml/2006/picture">
                <pic:pic xmlns:pic="http://schemas.openxmlformats.org/drawingml/2006/picture">
                  <pic:nvPicPr>
                    <pic:cNvPr id="542" name="Picture 542"/>
                    <pic:cNvPicPr/>
                  </pic:nvPicPr>
                  <pic:blipFill>
                    <a:blip r:embed="rId26"/>
                    <a:stretch>
                      <a:fillRect/>
                    </a:stretch>
                  </pic:blipFill>
                  <pic:spPr>
                    <a:xfrm>
                      <a:off x="0" y="0"/>
                      <a:ext cx="5079302" cy="2344293"/>
                    </a:xfrm>
                    <a:prstGeom prst="rect">
                      <a:avLst/>
                    </a:prstGeom>
                  </pic:spPr>
                </pic:pic>
              </a:graphicData>
            </a:graphic>
          </wp:inline>
        </w:drawing>
      </w:r>
    </w:p>
    <w:p w:rsidR="00FE6764" w:rsidRDefault="00991E0C" w14:paraId="03362B59" w14:textId="77777777">
      <w:pPr>
        <w:spacing w:line="226" w:lineRule="auto"/>
        <w:ind w:left="10" w:right="31"/>
      </w:pPr>
      <w:commentRangeStart w:id="25"/>
      <w:r>
        <w:t xml:space="preserve">Figure 2: </w:t>
      </w:r>
      <w:commentRangeEnd w:id="25"/>
      <w:r w:rsidR="001C4003">
        <w:rPr>
          <w:rStyle w:val="CommentReference"/>
        </w:rPr>
        <w:commentReference w:id="25"/>
      </w:r>
      <w:r>
        <w:t xml:space="preserve">Cumulative secondary extinctions of species resulting from the primary removals of </w:t>
      </w:r>
      <w:r>
        <w:rPr>
          <w:b/>
        </w:rPr>
        <w:t xml:space="preserve">random species </w:t>
      </w:r>
      <w:r>
        <w:t xml:space="preserve">in the ADBM predicted food </w:t>
      </w:r>
      <w:r>
        <w:t>webs corresponding to the maximum TSS and observed food webs for five independent random extinction sequences. S denotes the number of species in a food web. The cumulative secondary extinctions of species and the number of species removed have been normal</w:t>
      </w:r>
      <w:r>
        <w:t>ised by the number of species.</w:t>
      </w:r>
    </w:p>
    <w:p w:rsidR="00FE6764" w:rsidRDefault="00991E0C" w14:paraId="41C8F396" w14:textId="77777777">
      <w:pPr>
        <w:spacing w:after="220" w:line="259" w:lineRule="auto"/>
        <w:ind w:left="307" w:right="0" w:firstLine="0"/>
        <w:jc w:val="left"/>
      </w:pPr>
      <w:r>
        <w:rPr>
          <w:noProof/>
        </w:rPr>
        <w:lastRenderedPageBreak/>
        <w:drawing>
          <wp:inline distT="0" distB="0" distL="0" distR="0" wp14:anchorId="7EE9EF53" wp14:editId="07777777">
            <wp:extent cx="5079302" cy="2344293"/>
            <wp:effectExtent l="0" t="0" r="0" b="0"/>
            <wp:docPr id="554" name="Picture 554"/>
            <wp:cNvGraphicFramePr/>
            <a:graphic xmlns:a="http://schemas.openxmlformats.org/drawingml/2006/main">
              <a:graphicData uri="http://schemas.openxmlformats.org/drawingml/2006/picture">
                <pic:pic xmlns:pic="http://schemas.openxmlformats.org/drawingml/2006/picture">
                  <pic:nvPicPr>
                    <pic:cNvPr id="554" name="Picture 554"/>
                    <pic:cNvPicPr/>
                  </pic:nvPicPr>
                  <pic:blipFill>
                    <a:blip r:embed="rId27"/>
                    <a:stretch>
                      <a:fillRect/>
                    </a:stretch>
                  </pic:blipFill>
                  <pic:spPr>
                    <a:xfrm>
                      <a:off x="0" y="0"/>
                      <a:ext cx="5079302" cy="2344293"/>
                    </a:xfrm>
                    <a:prstGeom prst="rect">
                      <a:avLst/>
                    </a:prstGeom>
                  </pic:spPr>
                </pic:pic>
              </a:graphicData>
            </a:graphic>
          </wp:inline>
        </w:drawing>
      </w:r>
    </w:p>
    <w:p w:rsidR="00FE6764" w:rsidRDefault="00991E0C" w14:paraId="56E88FC1" w14:textId="77777777">
      <w:pPr>
        <w:spacing w:after="507" w:line="226" w:lineRule="auto"/>
        <w:ind w:left="18" w:right="0" w:hanging="10"/>
        <w:jc w:val="left"/>
      </w:pPr>
      <w:r>
        <w:t>Figure 3:</w:t>
      </w:r>
      <w:r>
        <w:tab/>
      </w:r>
      <w:r>
        <w:t xml:space="preserve">Cumulative secondary extinctions of species resulting from the primary removals of the </w:t>
      </w:r>
      <w:r>
        <w:rPr>
          <w:b/>
        </w:rPr>
        <w:t xml:space="preserve">least connected species </w:t>
      </w:r>
      <w:r>
        <w:t>in the ADBM predicted food webs corresponding to the maximum TSS and observed food webs. S denotes the</w:t>
      </w:r>
      <w:r>
        <w:t xml:space="preserve"> number of species in a food web. The cumulative secondary extinctions of species and the number of species removed have been normalised by the number of species.</w:t>
      </w:r>
    </w:p>
    <w:p w:rsidR="00FE6764" w:rsidRDefault="00991E0C" w14:paraId="2A65FBA4" w14:textId="77777777">
      <w:pPr>
        <w:spacing w:after="387"/>
        <w:ind w:left="10" w:right="31"/>
      </w:pPr>
      <w:r>
        <w:t>five of the food webs</w:t>
      </w:r>
      <w:commentRangeStart w:id="26"/>
      <w:r>
        <w:t>, a very high number of secondary extinctions occurred at very low numbe</w:t>
      </w:r>
      <w:r>
        <w:t>r of primary species removal (Fig. 3 (a, d, e, f, j)).</w:t>
      </w:r>
      <w:commentRangeEnd w:id="26"/>
      <w:r w:rsidR="00E17408">
        <w:rPr>
          <w:rStyle w:val="CommentReference"/>
        </w:rPr>
        <w:commentReference w:id="26"/>
      </w:r>
    </w:p>
    <w:p w:rsidR="00FE6764" w:rsidRDefault="00991E0C" w14:paraId="7CE7C661" w14:textId="77777777">
      <w:pPr>
        <w:pStyle w:val="Heading2"/>
        <w:tabs>
          <w:tab w:val="center" w:pos="1112"/>
        </w:tabs>
        <w:spacing w:after="317"/>
        <w:ind w:left="0" w:firstLine="0"/>
      </w:pPr>
      <w:r>
        <w:t>3.2</w:t>
      </w:r>
      <w:r>
        <w:tab/>
      </w:r>
      <w:r>
        <w:t>Robustness</w:t>
      </w:r>
    </w:p>
    <w:p w:rsidR="00FE6764" w:rsidRDefault="00991E0C" w14:paraId="55873B4F" w14:textId="77777777">
      <w:pPr>
        <w:spacing w:after="102"/>
        <w:ind w:left="10" w:right="31"/>
      </w:pPr>
      <w:r>
        <w:t>The ADBM predicted food webs were more robust than the observed food webs on average in the most-connected and random extinction scenarios (Fig. 4 (a, b)). However, there were large vari</w:t>
      </w:r>
      <w:r>
        <w:t>ations in the robustness within the ADBM predicted food webs in the most-connected extinction scenario (Fig. 4 (a)). For example, the ADBM predicted Caricaie Lakes food web was more robust than the observed food web on average but had a larger variation in</w:t>
      </w:r>
      <w:r>
        <w:t xml:space="preserve"> the robustness within the ADBM predicted food webs compared to other food webs.</w:t>
      </w:r>
    </w:p>
    <w:p w:rsidR="00FE6764" w:rsidRDefault="00991E0C" w14:paraId="449AABF4" w14:textId="77777777">
      <w:pPr>
        <w:ind w:left="8" w:right="31" w:firstLine="485"/>
      </w:pPr>
      <w:r>
        <w:t>The food webs were more robust to the random extinction scenario than the most-connected scenario (Fig. 4 (a, b)). Small Reef and Benguela Pelagic food webs had more variation</w:t>
      </w:r>
      <w:r>
        <w:t xml:space="preserve">s in robustness within the ADBM predicted food webs as compared to the other food webs (Fig. 4 (b)). Skipwith Pond, Broadstone </w:t>
      </w:r>
      <w:r>
        <w:lastRenderedPageBreak/>
        <w:t xml:space="preserve">Stream (taxonomic aggregation) and Broadstone Stream (size aggregation) food webs were the most robust (Median </w:t>
      </w:r>
      <w:r>
        <w:rPr>
          <w:i/>
        </w:rPr>
        <w:t>R</w:t>
      </w:r>
      <w:r>
        <w:rPr>
          <w:vertAlign w:val="subscript"/>
        </w:rPr>
        <w:t xml:space="preserve">50 </w:t>
      </w:r>
      <w:r>
        <w:t>= 0</w:t>
      </w:r>
      <w:r>
        <w:rPr>
          <w:i/>
        </w:rPr>
        <w:t>.</w:t>
      </w:r>
      <w:r>
        <w:t>5) for bot</w:t>
      </w:r>
      <w:r>
        <w:t>h ADBM predicted and observed food webs.</w:t>
      </w:r>
    </w:p>
    <w:p w:rsidR="00FE6764" w:rsidRDefault="00991E0C" w14:paraId="72A3D3EC" w14:textId="77777777">
      <w:pPr>
        <w:spacing w:after="220" w:line="259" w:lineRule="auto"/>
        <w:ind w:left="23" w:right="-359" w:firstLine="0"/>
        <w:jc w:val="left"/>
      </w:pPr>
      <w:r>
        <w:rPr>
          <w:noProof/>
        </w:rPr>
        <w:drawing>
          <wp:inline distT="0" distB="0" distL="0" distR="0" wp14:anchorId="32E5ACAD" wp14:editId="07777777">
            <wp:extent cx="5715001" cy="2286000"/>
            <wp:effectExtent l="0" t="0" r="0" b="0"/>
            <wp:docPr id="595" name="Picture 595"/>
            <wp:cNvGraphicFramePr/>
            <a:graphic xmlns:a="http://schemas.openxmlformats.org/drawingml/2006/main">
              <a:graphicData uri="http://schemas.openxmlformats.org/drawingml/2006/picture">
                <pic:pic xmlns:pic="http://schemas.openxmlformats.org/drawingml/2006/picture">
                  <pic:nvPicPr>
                    <pic:cNvPr id="595" name="Picture 595"/>
                    <pic:cNvPicPr/>
                  </pic:nvPicPr>
                  <pic:blipFill>
                    <a:blip r:embed="rId28"/>
                    <a:stretch>
                      <a:fillRect/>
                    </a:stretch>
                  </pic:blipFill>
                  <pic:spPr>
                    <a:xfrm>
                      <a:off x="0" y="0"/>
                      <a:ext cx="5715001" cy="2286000"/>
                    </a:xfrm>
                    <a:prstGeom prst="rect">
                      <a:avLst/>
                    </a:prstGeom>
                  </pic:spPr>
                </pic:pic>
              </a:graphicData>
            </a:graphic>
          </wp:inline>
        </w:drawing>
      </w:r>
    </w:p>
    <w:p w:rsidR="00FE6764" w:rsidRDefault="00991E0C" w14:paraId="76355F01" w14:textId="77777777">
      <w:pPr>
        <w:spacing w:after="646" w:line="225" w:lineRule="auto"/>
        <w:ind w:left="10" w:right="31"/>
      </w:pPr>
      <w:r>
        <w:t xml:space="preserve">Figure 4: Robustness comparison between the ADBM predicted food webs and the observed food webs for 12 food webs across different ecosystems. Here, </w:t>
      </w:r>
      <w:r>
        <w:rPr>
          <w:i/>
        </w:rPr>
        <w:t>R</w:t>
      </w:r>
      <w:r>
        <w:rPr>
          <w:vertAlign w:val="subscript"/>
        </w:rPr>
        <w:t xml:space="preserve">50 </w:t>
      </w:r>
      <w:r>
        <w:t>is the proportion of species that have to be removed to achieve a total loss of at least 50% of total sp</w:t>
      </w:r>
      <w:r>
        <w:t xml:space="preserve">ecies (primary removals and secondary extinctions). Box represent 25th and 75th percentile; solid diamond represent median; whisker represent outlier limits; the outlier coefficient used was 1.5. Some points are not visible due to perfect overlap in b and </w:t>
      </w:r>
      <w:r>
        <w:t>c. Refer to Fig. 7 in the Supplementary Information for a faceted visualisation. The dashed black lines are the 1:1 relationships for reference.</w:t>
      </w:r>
    </w:p>
    <w:p w:rsidR="00FE6764" w:rsidRDefault="00991E0C" w14:paraId="692175D8" w14:textId="77777777">
      <w:pPr>
        <w:spacing w:after="102"/>
        <w:ind w:left="10" w:right="31"/>
      </w:pPr>
      <w:r>
        <w:t xml:space="preserve">Although there were few less robust ADBM predicted food webs in the Broadstone Stream </w:t>
      </w:r>
      <w:commentRangeStart w:id="27"/>
      <w:r>
        <w:t xml:space="preserve">(size aggregation) </w:t>
      </w:r>
      <w:commentRangeEnd w:id="27"/>
      <w:r w:rsidR="00E17408">
        <w:rPr>
          <w:rStyle w:val="CommentReference"/>
        </w:rPr>
        <w:commentReference w:id="27"/>
      </w:r>
      <w:r>
        <w:t>as sho</w:t>
      </w:r>
      <w:r>
        <w:t>wn by the outliers.</w:t>
      </w:r>
    </w:p>
    <w:p w:rsidR="00FE6764" w:rsidRDefault="00991E0C" w14:paraId="43B019CD" w14:textId="77777777">
      <w:pPr>
        <w:spacing w:after="103" w:line="365" w:lineRule="auto"/>
        <w:ind w:left="8" w:right="0" w:firstLine="478"/>
        <w:jc w:val="left"/>
      </w:pPr>
      <w:r>
        <w:t xml:space="preserve">In the least-connected extinction scenario, the food webs had a very high robustness (Median </w:t>
      </w:r>
      <w:r>
        <w:rPr>
          <w:i/>
        </w:rPr>
        <w:t>R</w:t>
      </w:r>
      <w:r>
        <w:rPr>
          <w:vertAlign w:val="subscript"/>
        </w:rPr>
        <w:t xml:space="preserve">50 </w:t>
      </w:r>
      <w:r>
        <w:t>= 0</w:t>
      </w:r>
      <w:r>
        <w:rPr>
          <w:i/>
        </w:rPr>
        <w:t>.</w:t>
      </w:r>
      <w:r>
        <w:t xml:space="preserve">5) for most of the food webs (Fig. 4 (c)), however there were some exceptions. The ADBM predicted food webs for Small Reef and </w:t>
      </w:r>
      <w:r>
        <w:t>Benguela Pelagic had very low median robustness. Benguela Pelagic, Broom and Capinteria food webs from the ADBM had larger variations in robustness when compared to that of the others.</w:t>
      </w:r>
    </w:p>
    <w:p w:rsidR="00FE6764" w:rsidRDefault="00991E0C" w14:paraId="71F1CDE0" w14:textId="77777777">
      <w:pPr>
        <w:ind w:left="8" w:right="31" w:firstLine="478"/>
      </w:pPr>
      <w:r>
        <w:t>In all of the food webs except Small Reef and Broadstone Stream (taxono</w:t>
      </w:r>
      <w:r>
        <w:t>mic aggregation), the effect size of connectance on robustness was positive on average in the most-connected extinction scenario (Fig. 5 (a)) i.e. overestimation of connectance had a positive effect on the robustness. In the random extinction scenario, the</w:t>
      </w:r>
      <w:r>
        <w:t xml:space="preserve">re was a positive effect of overestimation of connectance on the robustness for Ythan, Small </w:t>
      </w:r>
      <w:r>
        <w:lastRenderedPageBreak/>
        <w:t>Reef, Mill Stream, Grasslands, Caricaie Lakes, Capinteria, Broom and Benguela Pelagic (Fig. 5 (b)). However, the effect size varied across the food webs. In the le</w:t>
      </w:r>
      <w:r>
        <w:t>ast-connected extinction scenario, the median effect sizes were zero or very close to zero for all the</w:t>
      </w:r>
    </w:p>
    <w:p w:rsidR="00FE6764" w:rsidRDefault="00991E0C" w14:paraId="0D0B940D" w14:textId="77777777">
      <w:pPr>
        <w:spacing w:after="220" w:line="259" w:lineRule="auto"/>
        <w:ind w:left="23" w:right="-358" w:firstLine="0"/>
        <w:jc w:val="left"/>
      </w:pPr>
      <w:r>
        <w:rPr>
          <w:noProof/>
        </w:rPr>
        <w:drawing>
          <wp:inline distT="0" distB="0" distL="0" distR="0" wp14:anchorId="70DD9A1A" wp14:editId="07777777">
            <wp:extent cx="5714429" cy="2285772"/>
            <wp:effectExtent l="0" t="0" r="0" b="0"/>
            <wp:docPr id="635" name="Picture 635"/>
            <wp:cNvGraphicFramePr/>
            <a:graphic xmlns:a="http://schemas.openxmlformats.org/drawingml/2006/main">
              <a:graphicData uri="http://schemas.openxmlformats.org/drawingml/2006/picture">
                <pic:pic xmlns:pic="http://schemas.openxmlformats.org/drawingml/2006/picture">
                  <pic:nvPicPr>
                    <pic:cNvPr id="635" name="Picture 635"/>
                    <pic:cNvPicPr/>
                  </pic:nvPicPr>
                  <pic:blipFill>
                    <a:blip r:embed="rId29"/>
                    <a:stretch>
                      <a:fillRect/>
                    </a:stretch>
                  </pic:blipFill>
                  <pic:spPr>
                    <a:xfrm>
                      <a:off x="0" y="0"/>
                      <a:ext cx="5714429" cy="2285772"/>
                    </a:xfrm>
                    <a:prstGeom prst="rect">
                      <a:avLst/>
                    </a:prstGeom>
                  </pic:spPr>
                </pic:pic>
              </a:graphicData>
            </a:graphic>
          </wp:inline>
        </w:drawing>
      </w:r>
    </w:p>
    <w:p w:rsidR="00FE6764" w:rsidRDefault="00991E0C" w14:paraId="5855DF81" w14:textId="77777777">
      <w:pPr>
        <w:spacing w:after="595" w:line="218" w:lineRule="auto"/>
        <w:ind w:left="10" w:right="31"/>
      </w:pPr>
      <w:r>
        <w:t xml:space="preserve">Figure 5: Effect size (i.e ratio of difference in normalised robustness between ADBM predicted food webs and observed food webs to difference in their </w:t>
      </w:r>
      <w:r>
        <w:t>normalised connectance) shown for the 12 food webs. Box represent 25th and 75th percentile; black bold midline represent median; whisker represent outlier limits; the outlier coefficient used was 1.5.</w:t>
      </w:r>
    </w:p>
    <w:p w:rsidR="00FE6764" w:rsidRDefault="00991E0C" w14:paraId="590BCE3E" w14:textId="77777777">
      <w:pPr>
        <w:spacing w:after="601"/>
        <w:ind w:left="10" w:right="31"/>
      </w:pPr>
      <w:r>
        <w:t>food webs except Benguela Pelagic and Small Reef food w</w:t>
      </w:r>
      <w:r>
        <w:t>ebs where the median effect sizes were negative (Fig. 5 (c)). However, there were lots of outlier effect sizes less than zero.</w:t>
      </w:r>
    </w:p>
    <w:p w:rsidR="00FE6764" w:rsidRDefault="00991E0C" w14:paraId="032BE9C2" w14:textId="77777777">
      <w:pPr>
        <w:pStyle w:val="Heading1"/>
        <w:tabs>
          <w:tab w:val="center" w:pos="1040"/>
        </w:tabs>
        <w:spacing w:after="409"/>
        <w:ind w:left="0" w:right="0" w:firstLine="0"/>
      </w:pPr>
      <w:r>
        <w:t>4</w:t>
      </w:r>
      <w:r>
        <w:tab/>
      </w:r>
      <w:r>
        <w:t>Discussion</w:t>
      </w:r>
    </w:p>
    <w:p w:rsidR="00FE6764" w:rsidRDefault="00991E0C" w14:paraId="324AAA3B" w14:textId="77777777">
      <w:pPr>
        <w:ind w:left="10" w:right="31"/>
      </w:pPr>
      <w:r>
        <w:t xml:space="preserve">As expected, the ADBM predicted food webs were more robust than the observed food webs on average. The considerable </w:t>
      </w:r>
      <w:r>
        <w:t>variation of the robustness of the ADBM predicted food webs suggests, however, that undersampling in food webs can lead to considerable uncertainty in the estimates of food web robustness, even when a model is used to compensate for undersampling. As was p</w:t>
      </w:r>
      <w:r>
        <w:t xml:space="preserve">reviously found, the food webs are least robust to primary extinction of the most connected species compared to that of least connected and random extinction scenarios on average. </w:t>
      </w:r>
      <w:commentRangeStart w:id="28"/>
      <w:r>
        <w:t>A future development would be to understand how undersampling, i.e. overesti</w:t>
      </w:r>
      <w:r>
        <w:t xml:space="preserve">mation of connectance, influences the stability of the dynamics of the ADBM </w:t>
      </w:r>
      <w:r>
        <w:lastRenderedPageBreak/>
        <w:t>predicted food webs against that of the observed food webs, and compare it with the patterns in our study in which extinction occur only by topological criteria.</w:t>
      </w:r>
      <w:commentRangeEnd w:id="28"/>
      <w:r w:rsidR="00003F52">
        <w:rPr>
          <w:rStyle w:val="CommentReference"/>
        </w:rPr>
        <w:commentReference w:id="28"/>
      </w:r>
    </w:p>
    <w:p w:rsidR="00FE6764" w:rsidRDefault="00991E0C" w14:paraId="578FF41C" w14:textId="77777777">
      <w:pPr>
        <w:spacing w:after="126" w:line="259" w:lineRule="auto"/>
        <w:ind w:left="10" w:right="31"/>
      </w:pPr>
      <w:r>
        <w:t xml:space="preserve">However one would </w:t>
      </w:r>
      <w:r>
        <w:t>expect a decrease in f</w:t>
      </w:r>
      <w:commentRangeStart w:id="29"/>
      <w:r>
        <w:t>ood web stability</w:t>
      </w:r>
      <w:commentRangeEnd w:id="29"/>
      <w:r>
        <w:commentReference w:id="29"/>
      </w:r>
      <w:r>
        <w:t xml:space="preserve"> with overestimation of connectance</w:t>
      </w:r>
    </w:p>
    <w:p w:rsidR="00FE6764" w:rsidRDefault="00991E0C" w14:paraId="3D3E45E4" w14:textId="77777777">
      <w:pPr>
        <w:spacing w:line="259" w:lineRule="auto"/>
        <w:ind w:left="10" w:right="31"/>
      </w:pPr>
      <w:r>
        <w:t>(Martinez, Williams, and Dunne 2006; May 1972).</w:t>
      </w:r>
    </w:p>
    <w:p w:rsidR="00FE6764" w:rsidRDefault="00991E0C" w14:paraId="6847C655" w14:textId="77777777">
      <w:pPr>
        <w:spacing w:after="102"/>
        <w:ind w:left="8" w:right="31" w:firstLine="485"/>
      </w:pPr>
      <w:r>
        <w:t xml:space="preserve">As mentioned, the robustness of the ADBM predicted food webs was higher than that of the observed food webs on average (Fig. 4) </w:t>
      </w:r>
      <w:r>
        <w:t>for all of the 12 food web ecosystems (with some exceptions). This is likely due to the higher connectance of the ADBM predicted food webs as compared to that of the observed food webs because a species in a food web with a higher connectance has on averag</w:t>
      </w:r>
      <w:r>
        <w:t>e more trophic links as compared to a food web with a lower connectance (Fig. 5). Our study suggests that it is important to consider undersampling in observed food webs when computing their robustness.</w:t>
      </w:r>
    </w:p>
    <w:p w:rsidR="00FE6764" w:rsidRDefault="00991E0C" w14:paraId="61C8A82B" w14:textId="77777777">
      <w:pPr>
        <w:spacing w:after="102"/>
        <w:ind w:left="8" w:right="31" w:firstLine="502"/>
      </w:pPr>
      <w:r>
        <w:t>The findings from our study are similar to what had b</w:t>
      </w:r>
      <w:r>
        <w:t xml:space="preserve">een documented for other food web models (Jennifer A. Dunne and Williams 2009), in terms of an increase in the robustness when the connectance of a food web is increased. However, contrary to general expectations (Jennifer A. Dunne, Williams, and Martinez </w:t>
      </w:r>
      <w:r>
        <w:t>2002a), food web robustness did not always increase with the connectance (Fig. 5). For example: the Benguela Pelagic and Small Reef food webs were surprisingly less robust to primary extinctions on average in the least-connected extinction scenario (Fig. 4</w:t>
      </w:r>
      <w:r>
        <w:t xml:space="preserve"> (c) and 5 (c)). </w:t>
      </w:r>
      <w:commentRangeStart w:id="30"/>
      <w:r>
        <w:t>In these two food webs, extinction of the least connected species could cause an almost complete, or complete collapse of the food web. We suspect this is because the ADBM is underestimating the proportion of basal species in the predicted</w:t>
      </w:r>
      <w:r>
        <w:t xml:space="preserve"> food webs when compared to that of the observed food webs (Fig: 6 (a) in Gupta, Furrer, and Petchey (2022)). </w:t>
      </w:r>
      <w:commentRangeEnd w:id="30"/>
      <w:r w:rsidR="00003F52">
        <w:rPr>
          <w:rStyle w:val="CommentReference"/>
        </w:rPr>
        <w:commentReference w:id="30"/>
      </w:r>
      <w:r>
        <w:t xml:space="preserve">As a result, these low degree basal species are the ones to be removed at an early stage in the deletion sequence thereby resulting in an earlier </w:t>
      </w:r>
      <w:r>
        <w:t>food web collapse in the ADBM predicted food web as compared to that of the observed food web (Fig: 3 (a) and (j)). This suggests that the overestimation of connectance by the ADBM resulted in a more robust food web on average but differences in the predic</w:t>
      </w:r>
      <w:r>
        <w:t>ted food web properties such as underestimation of the proportion of basal species, and overestimation of the maximum trophic level (Fig: 6) counteracted that effect and led to reduced robustness because a consumer in a food web with a higher maximum troph</w:t>
      </w:r>
      <w:r>
        <w:t xml:space="preserve">ic level on average would have more resources and be less susceptible to extinctions as compared to consumer in a food web with lower maximum trophic level. </w:t>
      </w:r>
      <w:commentRangeStart w:id="31"/>
      <w:r>
        <w:t>This suggests that food web properties other than connectance play an important role in determining</w:t>
      </w:r>
      <w:r>
        <w:t xml:space="preserve"> the robustness of </w:t>
      </w:r>
      <w:r>
        <w:lastRenderedPageBreak/>
        <w:t>a food web and therefore should be also taken into account (Binzer et al. 2011; Mendonça et al. 2022; Riede et al. 2011).</w:t>
      </w:r>
      <w:commentRangeEnd w:id="31"/>
      <w:r>
        <w:rPr>
          <w:rStyle w:val="CommentReference"/>
        </w:rPr>
        <w:commentReference w:id="31"/>
      </w:r>
    </w:p>
    <w:p w:rsidR="00FE6764" w:rsidRDefault="00991E0C" w14:paraId="65D8240E" w14:textId="77777777">
      <w:pPr>
        <w:spacing w:after="100"/>
        <w:ind w:left="8" w:right="31" w:firstLine="478"/>
      </w:pPr>
      <w:r>
        <w:t>As with any food web model, we expect that there are real false positives in the food webs predicted by the ADBM. R</w:t>
      </w:r>
      <w:r>
        <w:t>eal false positive means that the food web model predicts a link between two species that can never interact. (The other type of false positive is when the model predicts a link that was not observed, but when it could have been observed. In this case, fur</w:t>
      </w:r>
      <w:r>
        <w:t xml:space="preserve">ther sampling should result in the link being observed and a change from false positive to true positive.) Firstly this may be because the ADBM uses only body size as a trait. </w:t>
      </w:r>
      <w:commentRangeStart w:id="32"/>
      <w:r>
        <w:t>A trait</w:t>
      </w:r>
      <w:commentRangeEnd w:id="32"/>
      <w:r>
        <w:commentReference w:id="32"/>
      </w:r>
      <w:r>
        <w:t xml:space="preserve"> uncorrelated with the body size may be influential in determining the</w:t>
      </w:r>
      <w:r>
        <w:t xml:space="preserve"> interaction between two species (Gupta, Furrer, and Petchey 2022). Secondly, the ADBM can only predict diets that are contiguous with respect to the size of the prey. I.e. it cannot predict that the consumer will consume prey of size 1 and 3, and not cons</w:t>
      </w:r>
      <w:r>
        <w:t xml:space="preserve">ume prey of size 2. </w:t>
      </w:r>
      <w:bookmarkStart w:name="_Int_nuVmjsav" w:id="33"/>
      <w:r>
        <w:t>However, it is important to note that observed diets are not always contiguous when prey are ordered by their size due to some ecological differences in how predator species choose their prey (Caron et al. 2022).</w:t>
      </w:r>
      <w:bookmarkEnd w:id="33"/>
      <w:r>
        <w:t xml:space="preserve"> Hence, it would be intr</w:t>
      </w:r>
      <w:r>
        <w:t>iguing to extend our study to use other food web models based on size-based rules such as Gravel et al. (2013) and Vagnon et al. (2021) to understand if the results are dependent on the decision of model selection. We expect to get similar result in a size</w:t>
      </w:r>
      <w:r>
        <w:t>-based deterministic model but a different result i.e. underestimation of robustness in a size-based stochastic model because the latter can take into account non contiguity in predator diets (Williams, Anandanadesan, and Purves 2010). It would also be int</w:t>
      </w:r>
      <w:r>
        <w:t>eresting to use food web models which are not based on body size such as Cattin et al. (2004) and Allesina, Alonso, and Pascual (2008). We expect to have a difference in results based on whether the trophic interactions in the food webs are governed by siz</w:t>
      </w:r>
      <w:r>
        <w:t>e-structured rules or not.</w:t>
      </w:r>
    </w:p>
    <w:p w:rsidR="00FE6764" w:rsidRDefault="00991E0C" w14:paraId="01E44DA6" w14:textId="77777777">
      <w:pPr>
        <w:spacing w:after="102"/>
        <w:ind w:left="8" w:right="31" w:firstLine="478"/>
      </w:pPr>
      <w:r>
        <w:t xml:space="preserve">It would be intriguing to know if this difference in connectance has a similar influence on the dynamical stability of the food webs as well. Hence, a prospect could be to use a dynamical model (for example bioenergetic food web </w:t>
      </w:r>
      <w:r>
        <w:t>model by Brose, Williams, and Martinez (2006)) to model the temporal dynamics of the ADBM predicted food webs. We expect that the overestimation of connectance will lead to reduced dynamical stability in the ADBM predicted food web as compared to that of t</w:t>
      </w:r>
      <w:r>
        <w:t>he predicted food web and the difference in stability will be linearly related to the difference in connectance because Martinez, Williams, and Dunne (2006) have shown that food web stability linearly decreases with connectance.</w:t>
      </w:r>
    </w:p>
    <w:p w:rsidR="00FE6764" w:rsidRDefault="00991E0C" w14:paraId="3ABFB0D7" w14:textId="77777777">
      <w:pPr>
        <w:spacing w:after="102"/>
        <w:ind w:left="8" w:right="31" w:firstLine="478"/>
      </w:pPr>
      <w:r>
        <w:lastRenderedPageBreak/>
        <w:t>Since the ADBM underestimat</w:t>
      </w:r>
      <w:r>
        <w:t>es the proportion of basal species and overestimates the maximum trophic level in the predicted food webs compared to that of the observed food webs (Fig: 6 (a) in Gupta, Furrer, and Petchey (2022) and Fig. 6 in Supplementary Information), it would be inte</w:t>
      </w:r>
      <w:r>
        <w:t>resting to use these properties as summary statistics to parameterise the ADBM and investigate how that influences the difference in the robustness between the ADBM predicted and the observed food webs. We would explain more highly constrained predicted fo</w:t>
      </w:r>
      <w:r>
        <w:t>od web structure, lower variation in robustness, and a greater apparent influence of connectance on robustness.</w:t>
      </w:r>
    </w:p>
    <w:p w:rsidR="00FE6764" w:rsidRDefault="00991E0C" w14:paraId="1D13670A" w14:textId="77777777">
      <w:pPr>
        <w:spacing w:after="398"/>
        <w:ind w:left="8" w:right="31" w:firstLine="478"/>
      </w:pPr>
      <w:r>
        <w:t>We have used a food web model to compensate for undersampling in recorded food webs and thereby quantified the influence of missing links i.e. o</w:t>
      </w:r>
      <w:r>
        <w:t xml:space="preserve">verestimation of connectance on the topological robustness of 12 food webs from various ecosystems. We found that the overestimation of connectance can have large impacts on the robustness of the food webs, while at the same time producing large variation </w:t>
      </w:r>
      <w:r>
        <w:t>in robustness among the predicted food webs. Differences in other structural food web properties between the ADBM predicted food webs and the observed food webs are responsible.</w:t>
      </w:r>
    </w:p>
    <w:p w:rsidR="00FE6764" w:rsidRDefault="00991E0C" w14:paraId="14963C49" w14:textId="77777777">
      <w:pPr>
        <w:pStyle w:val="Heading1"/>
        <w:tabs>
          <w:tab w:val="center" w:pos="1539"/>
        </w:tabs>
        <w:ind w:left="0" w:right="0" w:firstLine="0"/>
      </w:pPr>
      <w:r>
        <w:t>5</w:t>
      </w:r>
      <w:r>
        <w:tab/>
      </w:r>
      <w:r>
        <w:t>Acknowledgements</w:t>
      </w:r>
    </w:p>
    <w:p w:rsidR="00FE6764" w:rsidRDefault="00991E0C" w14:paraId="64B4A7BE" w14:textId="77777777">
      <w:pPr>
        <w:spacing w:after="398"/>
        <w:ind w:left="10" w:right="31"/>
      </w:pPr>
      <w:r>
        <w:t>This work was supported by the University Research Priority</w:t>
      </w:r>
      <w:r>
        <w:t xml:space="preserve"> Program Global Change and Biodiversity (Grant number: U-704-04-11) of the University of Zurich.</w:t>
      </w:r>
    </w:p>
    <w:p w:rsidR="00FE6764" w:rsidRDefault="00991E0C" w14:paraId="5CFD9829" w14:textId="77777777">
      <w:pPr>
        <w:tabs>
          <w:tab w:val="center" w:pos="1532"/>
        </w:tabs>
        <w:spacing w:after="284" w:line="265" w:lineRule="auto"/>
        <w:ind w:left="0" w:right="0" w:firstLine="0"/>
        <w:jc w:val="left"/>
      </w:pPr>
      <w:r>
        <w:rPr>
          <w:b/>
          <w:sz w:val="24"/>
        </w:rPr>
        <w:t>6</w:t>
      </w:r>
      <w:r>
        <w:rPr>
          <w:b/>
          <w:sz w:val="24"/>
        </w:rPr>
        <w:tab/>
      </w:r>
      <w:r>
        <w:rPr>
          <w:b/>
          <w:sz w:val="24"/>
        </w:rPr>
        <w:t>Conflict of interest</w:t>
      </w:r>
    </w:p>
    <w:p w:rsidR="00FE6764" w:rsidRDefault="00991E0C" w14:paraId="6AE7FC58" w14:textId="77777777">
      <w:pPr>
        <w:spacing w:after="416"/>
        <w:ind w:left="10" w:right="31"/>
      </w:pPr>
      <w:r>
        <w:t>None declared</w:t>
      </w:r>
    </w:p>
    <w:p w:rsidR="00FE6764" w:rsidRDefault="00991E0C" w14:paraId="17FD98BB" w14:textId="77777777">
      <w:pPr>
        <w:pStyle w:val="Heading1"/>
        <w:tabs>
          <w:tab w:val="center" w:pos="1670"/>
        </w:tabs>
        <w:ind w:left="0" w:right="0" w:firstLine="0"/>
      </w:pPr>
      <w:r>
        <w:t>7</w:t>
      </w:r>
      <w:r>
        <w:tab/>
      </w:r>
      <w:r>
        <w:t>Author contributions</w:t>
      </w:r>
    </w:p>
    <w:p w:rsidR="00FE6764" w:rsidRDefault="00991E0C" w14:paraId="6561535A" w14:textId="77777777">
      <w:pPr>
        <w:spacing w:after="111" w:line="259" w:lineRule="auto"/>
        <w:ind w:left="10" w:right="31"/>
      </w:pPr>
      <w:r>
        <w:rPr>
          <w:b/>
        </w:rPr>
        <w:t xml:space="preserve">Anubhav Gupta: </w:t>
      </w:r>
      <w:r>
        <w:t xml:space="preserve">Conceptualisation; Data curation; Formal analysis; Investigation; </w:t>
      </w:r>
      <w:r>
        <w:t>Methodology;</w:t>
      </w:r>
    </w:p>
    <w:p w:rsidR="00FE6764" w:rsidRDefault="00991E0C" w14:paraId="27802A53" w14:textId="77777777">
      <w:pPr>
        <w:spacing w:after="395"/>
        <w:ind w:left="10" w:right="31"/>
      </w:pPr>
      <w:bookmarkStart w:name="_Int_9oVMUaEo" w:id="34"/>
      <w:r>
        <w:t>Project administration; Software; Validation; Writing – original draft; Writing – review and editing.</w:t>
      </w:r>
      <w:bookmarkEnd w:id="34"/>
      <w:r>
        <w:t xml:space="preserve"> </w:t>
      </w:r>
      <w:r w:rsidRPr="6EF554A9">
        <w:rPr>
          <w:b/>
          <w:bCs/>
        </w:rPr>
        <w:t xml:space="preserve">Owen L. Petchey: </w:t>
      </w:r>
      <w:r>
        <w:t>Conceptualization; Funding acquisition; Resources; Supervision; Writing – review &amp; editing.</w:t>
      </w:r>
    </w:p>
    <w:p w:rsidR="00FE6764" w:rsidRDefault="00991E0C" w14:paraId="5E85B8B3" w14:textId="77777777">
      <w:pPr>
        <w:pStyle w:val="Heading1"/>
        <w:tabs>
          <w:tab w:val="center" w:pos="2134"/>
        </w:tabs>
        <w:ind w:left="0" w:right="0" w:firstLine="0"/>
      </w:pPr>
      <w:r>
        <w:lastRenderedPageBreak/>
        <w:t>8</w:t>
      </w:r>
      <w:r>
        <w:tab/>
      </w:r>
      <w:r>
        <w:t>Data Accessibility Statement</w:t>
      </w:r>
    </w:p>
    <w:p w:rsidR="00FE6764" w:rsidRDefault="00991E0C" w14:paraId="35184A26" w14:textId="77777777">
      <w:pPr>
        <w:ind w:left="10" w:right="31"/>
      </w:pPr>
      <w:r>
        <w:t>A</w:t>
      </w:r>
      <w:r>
        <w:t xml:space="preserve">ll the data used in this study was collected in other studies and is openly available. We list those studies and the open access source in Table 1. The complete code used in the analysis is available in the repository </w:t>
      </w:r>
      <w:r>
        <w:rPr>
          <w:b/>
        </w:rPr>
        <w:t xml:space="preserve">to be added </w:t>
      </w:r>
      <w:r>
        <w:t>.</w:t>
      </w:r>
    </w:p>
    <w:p w:rsidR="00FE6764" w:rsidRDefault="00991E0C" w14:paraId="0E27B00A" w14:textId="77777777">
      <w:pPr>
        <w:spacing w:after="220" w:line="259" w:lineRule="auto"/>
        <w:ind w:left="23" w:right="-359" w:firstLine="0"/>
        <w:jc w:val="left"/>
      </w:pPr>
      <w:r>
        <w:rPr>
          <w:noProof/>
        </w:rPr>
        <w:drawing>
          <wp:inline distT="0" distB="0" distL="0" distR="0" wp14:anchorId="2372ECE7" wp14:editId="07777777">
            <wp:extent cx="5715001" cy="3571875"/>
            <wp:effectExtent l="0" t="0" r="0" b="0"/>
            <wp:docPr id="786" name="Picture 786"/>
            <wp:cNvGraphicFramePr/>
            <a:graphic xmlns:a="http://schemas.openxmlformats.org/drawingml/2006/main">
              <a:graphicData uri="http://schemas.openxmlformats.org/drawingml/2006/picture">
                <pic:pic xmlns:pic="http://schemas.openxmlformats.org/drawingml/2006/picture">
                  <pic:nvPicPr>
                    <pic:cNvPr id="786" name="Picture 786"/>
                    <pic:cNvPicPr/>
                  </pic:nvPicPr>
                  <pic:blipFill>
                    <a:blip r:embed="rId30"/>
                    <a:stretch>
                      <a:fillRect/>
                    </a:stretch>
                  </pic:blipFill>
                  <pic:spPr>
                    <a:xfrm>
                      <a:off x="0" y="0"/>
                      <a:ext cx="5715001" cy="3571875"/>
                    </a:xfrm>
                    <a:prstGeom prst="rect">
                      <a:avLst/>
                    </a:prstGeom>
                  </pic:spPr>
                </pic:pic>
              </a:graphicData>
            </a:graphic>
          </wp:inline>
        </w:drawing>
      </w:r>
    </w:p>
    <w:p w:rsidR="00FE6764" w:rsidRDefault="00991E0C" w14:paraId="3AD58D8A" w14:textId="77777777">
      <w:pPr>
        <w:spacing w:after="615" w:line="218" w:lineRule="auto"/>
        <w:ind w:left="10" w:right="31"/>
      </w:pPr>
      <w:r>
        <w:t>Figure 6: Maximum trop</w:t>
      </w:r>
      <w:r>
        <w:t xml:space="preserve">hic level of ADBM predicted food webs plotted against that of the observed food webs. Box represent 25th and 75th percentile; bold midline represent median; whisker represent outlier limits; the outlier coefficient used was 1.5. The </w:t>
      </w:r>
      <w:commentRangeStart w:id="35"/>
      <w:r>
        <w:t>dashed black lines</w:t>
      </w:r>
      <w:commentRangeEnd w:id="35"/>
      <w:r>
        <w:commentReference w:id="35"/>
      </w:r>
      <w:r>
        <w:t xml:space="preserve"> a</w:t>
      </w:r>
      <w:r>
        <w:t>re the 1:1 relationships for reference.</w:t>
      </w:r>
    </w:p>
    <w:p w:rsidR="00FE6764" w:rsidRDefault="00991E0C" w14:paraId="7B22E4E7" w14:textId="77777777">
      <w:pPr>
        <w:tabs>
          <w:tab w:val="center" w:pos="2054"/>
        </w:tabs>
        <w:spacing w:after="528" w:line="265" w:lineRule="auto"/>
        <w:ind w:left="0" w:right="0" w:firstLine="0"/>
        <w:jc w:val="left"/>
      </w:pPr>
      <w:r>
        <w:rPr>
          <w:b/>
          <w:sz w:val="24"/>
        </w:rPr>
        <w:t>9</w:t>
      </w:r>
      <w:r>
        <w:rPr>
          <w:b/>
          <w:sz w:val="24"/>
        </w:rPr>
        <w:tab/>
      </w:r>
      <w:r>
        <w:rPr>
          <w:b/>
          <w:sz w:val="24"/>
        </w:rPr>
        <w:t>Supplementary Information</w:t>
      </w:r>
    </w:p>
    <w:p w:rsidR="00FE6764" w:rsidRDefault="00991E0C" w14:paraId="071E4E01" w14:textId="77777777">
      <w:pPr>
        <w:pStyle w:val="Heading1"/>
        <w:ind w:left="18" w:right="0"/>
      </w:pPr>
      <w:r>
        <w:t>References</w:t>
      </w:r>
    </w:p>
    <w:p w:rsidR="00FE6764" w:rsidRDefault="00991E0C" w14:paraId="32680528" w14:textId="77777777">
      <w:pPr>
        <w:spacing w:after="136" w:line="259" w:lineRule="auto"/>
        <w:ind w:left="10" w:right="31"/>
      </w:pPr>
      <w:r>
        <w:t>Albert, R’eka, and Albert-L’aszl’o Barab’asi. 2002. “Statistical Mechanics of Complex Networks.”</w:t>
      </w:r>
    </w:p>
    <w:p w:rsidR="00FE6764" w:rsidRDefault="00991E0C" w14:paraId="53892D46" w14:textId="77777777">
      <w:pPr>
        <w:spacing w:after="108" w:line="259" w:lineRule="auto"/>
        <w:ind w:left="10" w:right="51" w:hanging="10"/>
        <w:jc w:val="center"/>
      </w:pPr>
      <w:r>
        <w:rPr>
          <w:i/>
        </w:rPr>
        <w:t xml:space="preserve">Reviews of Modern Physics </w:t>
      </w:r>
      <w:r>
        <w:t xml:space="preserve">74 (1): 47–97. </w:t>
      </w:r>
      <w:hyperlink r:id="rId31">
        <w:r>
          <w:t>https://doi.org/10.1103/RevModPhys.74.47</w:t>
        </w:r>
      </w:hyperlink>
      <w:hyperlink r:id="rId32">
        <w:r>
          <w:t>.</w:t>
        </w:r>
      </w:hyperlink>
    </w:p>
    <w:p w:rsidR="00FE6764" w:rsidRDefault="00991E0C" w14:paraId="63CAFE64" w14:textId="77777777">
      <w:pPr>
        <w:spacing w:after="136" w:line="259" w:lineRule="auto"/>
        <w:ind w:left="10" w:right="31"/>
      </w:pPr>
      <w:r>
        <w:lastRenderedPageBreak/>
        <w:t>Allesina, Stefano, David Alonso, and Mercedes Pascual. 2008. “A General Model for Food Web</w:t>
      </w:r>
    </w:p>
    <w:p w:rsidR="00FE6764" w:rsidRDefault="00991E0C" w14:paraId="26386DA9" w14:textId="77777777">
      <w:pPr>
        <w:spacing w:after="105" w:line="259" w:lineRule="auto"/>
        <w:ind w:left="317" w:right="0" w:hanging="10"/>
        <w:jc w:val="left"/>
      </w:pPr>
      <w:r>
        <w:t>Struc</w:t>
      </w:r>
      <w:r>
        <w:t xml:space="preserve">ture.” </w:t>
      </w:r>
      <w:r>
        <w:rPr>
          <w:i/>
        </w:rPr>
        <w:t xml:space="preserve">Science </w:t>
      </w:r>
      <w:r>
        <w:t xml:space="preserve">320 (5876): 658–61. </w:t>
      </w:r>
      <w:hyperlink r:id="rId33">
        <w:r>
          <w:t>https://doi.org/10.1126/science.1156269</w:t>
        </w:r>
      </w:hyperlink>
      <w:hyperlink r:id="rId34">
        <w:r>
          <w:t>.</w:t>
        </w:r>
      </w:hyperlink>
    </w:p>
    <w:p w:rsidR="00FE6764" w:rsidRDefault="00991E0C" w14:paraId="12E3FF20" w14:textId="77777777">
      <w:pPr>
        <w:spacing w:after="39"/>
        <w:ind w:left="307" w:right="31" w:hanging="299"/>
      </w:pPr>
      <w:bookmarkStart w:name="_Int_w23fy5fl" w:id="36"/>
      <w:r>
        <w:t>Berg, Sofia, Maria Christianou, Tomas Jonsson, and Bo Ebenman.</w:t>
      </w:r>
      <w:r>
        <w:t xml:space="preserve"> 2011. “Using Sensitivity Analysis to Identify Keystone Species and Keystone Links in Size-Based Food Webs.”</w:t>
      </w:r>
      <w:bookmarkEnd w:id="36"/>
      <w:r>
        <w:t xml:space="preserve"> </w:t>
      </w:r>
      <w:r w:rsidRPr="6EF554A9">
        <w:rPr>
          <w:i/>
          <w:iCs/>
        </w:rPr>
        <w:t xml:space="preserve">Oikos </w:t>
      </w:r>
      <w:r>
        <w:t>120 (4):</w:t>
      </w:r>
    </w:p>
    <w:p w:rsidR="00FE6764" w:rsidRDefault="00991E0C" w14:paraId="5A77C51C" w14:textId="77777777">
      <w:pPr>
        <w:spacing w:after="105" w:line="259" w:lineRule="auto"/>
        <w:ind w:left="317" w:right="0" w:hanging="10"/>
        <w:jc w:val="left"/>
      </w:pPr>
      <w:r>
        <w:t xml:space="preserve">510–19. </w:t>
      </w:r>
      <w:hyperlink r:id="rId35">
        <w:r>
          <w:t>https://doi.org/10.1111/j.1600-0706.2010.18864.x</w:t>
        </w:r>
      </w:hyperlink>
      <w:hyperlink r:id="rId36">
        <w:r>
          <w:t>.</w:t>
        </w:r>
      </w:hyperlink>
    </w:p>
    <w:p w:rsidR="00FE6764" w:rsidRDefault="00991E0C" w14:paraId="60061E4C" w14:textId="77777777">
      <w:pPr>
        <w:spacing w:after="220" w:line="259" w:lineRule="auto"/>
        <w:ind w:left="23" w:right="-359" w:firstLine="0"/>
        <w:jc w:val="left"/>
      </w:pPr>
      <w:r>
        <w:rPr>
          <w:noProof/>
        </w:rPr>
        <w:drawing>
          <wp:inline distT="0" distB="0" distL="0" distR="0" wp14:anchorId="0BB5B8AC" wp14:editId="07777777">
            <wp:extent cx="5715001" cy="3048000"/>
            <wp:effectExtent l="0" t="0" r="0" b="0"/>
            <wp:docPr id="827" name="Picture 827"/>
            <wp:cNvGraphicFramePr/>
            <a:graphic xmlns:a="http://schemas.openxmlformats.org/drawingml/2006/main">
              <a:graphicData uri="http://schemas.openxmlformats.org/drawingml/2006/picture">
                <pic:pic xmlns:pic="http://schemas.openxmlformats.org/drawingml/2006/picture">
                  <pic:nvPicPr>
                    <pic:cNvPr id="827" name="Picture 827"/>
                    <pic:cNvPicPr/>
                  </pic:nvPicPr>
                  <pic:blipFill>
                    <a:blip r:embed="rId37"/>
                    <a:stretch>
                      <a:fillRect/>
                    </a:stretch>
                  </pic:blipFill>
                  <pic:spPr>
                    <a:xfrm>
                      <a:off x="0" y="0"/>
                      <a:ext cx="5715001" cy="3048000"/>
                    </a:xfrm>
                    <a:prstGeom prst="rect">
                      <a:avLst/>
                    </a:prstGeom>
                  </pic:spPr>
                </pic:pic>
              </a:graphicData>
            </a:graphic>
          </wp:inline>
        </w:drawing>
      </w:r>
    </w:p>
    <w:p w:rsidR="00FE6764" w:rsidRDefault="00991E0C" w14:paraId="08D059D1" w14:textId="77777777">
      <w:pPr>
        <w:spacing w:after="608" w:line="227" w:lineRule="auto"/>
        <w:ind w:left="10" w:right="31"/>
      </w:pPr>
      <w:r>
        <w:t>Figure 7: Robustness comparison between the ADBM predicted food webs and the observed food webs for 12 food webs across different ecosystems for random and least connected extinction scenarios</w:t>
      </w:r>
      <w:r>
        <w:t xml:space="preserve">. Here, </w:t>
      </w:r>
      <w:r>
        <w:rPr>
          <w:i/>
        </w:rPr>
        <w:t>R</w:t>
      </w:r>
      <w:r>
        <w:rPr>
          <w:vertAlign w:val="subscript"/>
        </w:rPr>
        <w:t xml:space="preserve">50 </w:t>
      </w:r>
      <w:r>
        <w:t>is the proportion of species that have to be removed to achieve a total loss of at least 50% of total species (primary removals and secondary extinctions). Box represent 25th and 75th percentile; solid diamond represent median; whisker represen</w:t>
      </w:r>
      <w:r>
        <w:t>t outlier limits; the outlier coefficient used was 1.5. The dashed black lines are the 1:1 relationships for reference.</w:t>
      </w:r>
    </w:p>
    <w:p w:rsidR="00FE6764" w:rsidRDefault="00991E0C" w14:paraId="20CD7696" w14:textId="77777777">
      <w:pPr>
        <w:spacing w:after="101" w:line="259" w:lineRule="auto"/>
        <w:ind w:left="10" w:right="31"/>
      </w:pPr>
      <w:r>
        <w:t>Binzer, Amrei, Ulrich Brose, Alva Curtsdotter, Anna Eklöf, Björn C. Rall, Jens O. Riede, and</w:t>
      </w:r>
    </w:p>
    <w:p w:rsidR="00FE6764" w:rsidRDefault="00991E0C" w14:paraId="628540E7" w14:textId="77777777">
      <w:pPr>
        <w:spacing w:after="136" w:line="259" w:lineRule="auto"/>
        <w:ind w:left="324" w:right="31"/>
      </w:pPr>
      <w:r>
        <w:t>Francisco de Castro. 2011. “The Susceptibil</w:t>
      </w:r>
      <w:r>
        <w:t>ity of Species to Extinctions in Model Communities.”</w:t>
      </w:r>
    </w:p>
    <w:p w:rsidR="00FE6764" w:rsidRDefault="00991E0C" w14:paraId="76B97F05" w14:textId="77777777">
      <w:pPr>
        <w:spacing w:after="105" w:line="259" w:lineRule="auto"/>
        <w:ind w:left="317" w:right="0" w:hanging="10"/>
        <w:jc w:val="left"/>
      </w:pPr>
      <w:r>
        <w:rPr>
          <w:i/>
        </w:rPr>
        <w:t xml:space="preserve">Basic and Applied Ecology </w:t>
      </w:r>
      <w:r>
        <w:t xml:space="preserve">12 (7): 590–99. </w:t>
      </w:r>
      <w:hyperlink r:id="rId38">
        <w:r>
          <w:t>https://doi.org/10.1016/j.baae.2011.09.002</w:t>
        </w:r>
      </w:hyperlink>
      <w:hyperlink r:id="rId39">
        <w:r>
          <w:t>.</w:t>
        </w:r>
      </w:hyperlink>
    </w:p>
    <w:p w:rsidR="00FE6764" w:rsidRDefault="00991E0C" w14:paraId="4CDD1FB8" w14:textId="77777777">
      <w:pPr>
        <w:ind w:left="307" w:right="31" w:hanging="299"/>
      </w:pPr>
      <w:bookmarkStart w:name="_Int_XjlJprTE" w:id="37"/>
      <w:r>
        <w:t>Brose, Ulrich, Richard J. Williams, and Neo D. Martinez. 2006. “Allometric Scaling Enhances Stability in Complex Food Webs.”</w:t>
      </w:r>
      <w:bookmarkEnd w:id="37"/>
      <w:r>
        <w:t xml:space="preserve"> </w:t>
      </w:r>
      <w:r w:rsidRPr="6EF554A9">
        <w:rPr>
          <w:i/>
          <w:iCs/>
        </w:rPr>
        <w:t xml:space="preserve">Ecology Letters </w:t>
      </w:r>
      <w:r>
        <w:t xml:space="preserve">9 (11): 1228–36. </w:t>
      </w:r>
      <w:hyperlink r:id="rId40">
        <w:r>
          <w:t>https://doi.org/10.1111/</w:t>
        </w:r>
      </w:hyperlink>
    </w:p>
    <w:p w:rsidR="00FE6764" w:rsidRDefault="00991E0C" w14:paraId="1C7C1C5F" w14:textId="77777777">
      <w:pPr>
        <w:spacing w:after="105" w:line="259" w:lineRule="auto"/>
        <w:ind w:left="317" w:right="0" w:hanging="10"/>
        <w:jc w:val="left"/>
      </w:pPr>
      <w:hyperlink r:id="rId41">
        <w:r>
          <w:t>j.1461-0248.2006.00978.x</w:t>
        </w:r>
      </w:hyperlink>
      <w:hyperlink r:id="rId42">
        <w:r>
          <w:t>.</w:t>
        </w:r>
      </w:hyperlink>
    </w:p>
    <w:p w:rsidR="00FE6764" w:rsidRDefault="00991E0C" w14:paraId="6BCF0227" w14:textId="77777777">
      <w:pPr>
        <w:ind w:left="307" w:right="31" w:hanging="299"/>
      </w:pPr>
      <w:r>
        <w:lastRenderedPageBreak/>
        <w:t>Caron, Dominique, Luigi Maiorano, Wil</w:t>
      </w:r>
      <w:r>
        <w:t xml:space="preserve">fried Thuiller, and Laura J. Pollock. 2022. “Addressing the Eltonian Shortfall with Trait-Based Interaction Models.” </w:t>
      </w:r>
      <w:r>
        <w:rPr>
          <w:i/>
        </w:rPr>
        <w:t xml:space="preserve">Ecology Letters </w:t>
      </w:r>
      <w:r>
        <w:t xml:space="preserve">n/a (n/a). </w:t>
      </w:r>
      <w:hyperlink r:id="rId43">
        <w:r>
          <w:t>https:</w:t>
        </w:r>
      </w:hyperlink>
    </w:p>
    <w:p w:rsidR="00FE6764" w:rsidRDefault="00991E0C" w14:paraId="4340158C" w14:textId="77777777">
      <w:pPr>
        <w:spacing w:after="105" w:line="259" w:lineRule="auto"/>
        <w:ind w:left="317" w:right="0" w:hanging="10"/>
        <w:jc w:val="left"/>
      </w:pPr>
      <w:hyperlink r:id="rId44">
        <w:r>
          <w:t>//doi.org/10.1111/ele.13966</w:t>
        </w:r>
      </w:hyperlink>
      <w:hyperlink r:id="rId45">
        <w:r>
          <w:t>.</w:t>
        </w:r>
      </w:hyperlink>
    </w:p>
    <w:p w:rsidR="00FE6764" w:rsidRDefault="00991E0C" w14:paraId="5D9063AC" w14:textId="77777777">
      <w:pPr>
        <w:spacing w:after="126" w:line="259" w:lineRule="auto"/>
        <w:ind w:left="10" w:right="31"/>
      </w:pPr>
      <w:r>
        <w:t>Cattin, Marie-France, Louis-F’elix Bersier, Carolin Banašek-Richter, Richard Baltensperger, and</w:t>
      </w:r>
    </w:p>
    <w:p w:rsidR="00FE6764" w:rsidRDefault="00991E0C" w14:paraId="7836A24E" w14:textId="77777777">
      <w:pPr>
        <w:tabs>
          <w:tab w:val="center" w:pos="1227"/>
          <w:tab w:val="center" w:pos="2539"/>
          <w:tab w:val="right" w:pos="8665"/>
        </w:tabs>
        <w:spacing w:after="145" w:line="259" w:lineRule="auto"/>
        <w:ind w:left="0" w:right="0" w:firstLine="0"/>
        <w:jc w:val="left"/>
      </w:pPr>
      <w:r>
        <w:rPr>
          <w:sz w:val="22"/>
        </w:rPr>
        <w:tab/>
      </w:r>
      <w:r>
        <w:t>Jean-Pierre Gabriel.</w:t>
      </w:r>
      <w:r>
        <w:tab/>
      </w:r>
      <w:r>
        <w:t>2004.</w:t>
      </w:r>
      <w:r>
        <w:tab/>
      </w:r>
      <w:r>
        <w:t xml:space="preserve">“Phylogenetic Constraints and </w:t>
      </w:r>
      <w:r>
        <w:t>Adaptation Explain Food-Web</w:t>
      </w:r>
    </w:p>
    <w:p w:rsidR="00FE6764" w:rsidRDefault="00991E0C" w14:paraId="6BCA6D65" w14:textId="77777777">
      <w:pPr>
        <w:spacing w:line="259" w:lineRule="auto"/>
        <w:ind w:left="324" w:right="31"/>
      </w:pPr>
      <w:r>
        <w:t xml:space="preserve">Structure.” </w:t>
      </w:r>
      <w:r>
        <w:rPr>
          <w:i/>
        </w:rPr>
        <w:t xml:space="preserve">Nature </w:t>
      </w:r>
      <w:r>
        <w:t xml:space="preserve">427 (6977, 6977): 835–39. </w:t>
      </w:r>
      <w:hyperlink r:id="rId46">
        <w:r>
          <w:t>https://doi.org/10.1038/nature02327</w:t>
        </w:r>
      </w:hyperlink>
      <w:hyperlink r:id="rId47">
        <w:r>
          <w:t>.</w:t>
        </w:r>
      </w:hyperlink>
    </w:p>
    <w:p w:rsidR="00FE6764" w:rsidRDefault="00991E0C" w14:paraId="17CFD787" w14:textId="77777777">
      <w:pPr>
        <w:spacing w:after="134" w:line="259" w:lineRule="auto"/>
        <w:ind w:left="10" w:right="31"/>
      </w:pPr>
      <w:r>
        <w:t>Dunne, Ja, Rj Williams, and Nd Marti</w:t>
      </w:r>
      <w:r>
        <w:t>nez. 2004. “Network Structure and Robustness of Marine Food</w:t>
      </w:r>
    </w:p>
    <w:p w:rsidR="00FE6764" w:rsidRDefault="00991E0C" w14:paraId="6E6B5CC4" w14:textId="77777777">
      <w:pPr>
        <w:spacing w:after="105" w:line="259" w:lineRule="auto"/>
        <w:ind w:left="317" w:right="0" w:hanging="10"/>
        <w:jc w:val="left"/>
      </w:pPr>
      <w:r>
        <w:t xml:space="preserve">Webs.” </w:t>
      </w:r>
      <w:r>
        <w:rPr>
          <w:i/>
        </w:rPr>
        <w:t xml:space="preserve">Marine Ecology Progress Series </w:t>
      </w:r>
      <w:r>
        <w:t xml:space="preserve">273: 291–302. </w:t>
      </w:r>
      <w:hyperlink r:id="rId48">
        <w:r>
          <w:t>https://doi.org/10.3354/meps273291</w:t>
        </w:r>
      </w:hyperlink>
      <w:hyperlink r:id="rId49">
        <w:r>
          <w:t>.</w:t>
        </w:r>
      </w:hyperlink>
    </w:p>
    <w:p w:rsidR="00FE6764" w:rsidRDefault="00991E0C" w14:paraId="312632D2" w14:textId="77777777">
      <w:pPr>
        <w:spacing w:after="126" w:line="259" w:lineRule="auto"/>
        <w:ind w:left="10" w:right="31"/>
      </w:pPr>
      <w:r>
        <w:t>Dunne, Jennifer A., and Richard J. Williams. 2009. “Cascading Extinctions and Community</w:t>
      </w:r>
    </w:p>
    <w:p w:rsidR="00FE6764" w:rsidRDefault="00991E0C" w14:paraId="6B55D57D" w14:textId="77777777">
      <w:pPr>
        <w:spacing w:after="147" w:line="259" w:lineRule="auto"/>
        <w:ind w:left="322" w:right="0" w:firstLine="0"/>
        <w:jc w:val="left"/>
      </w:pPr>
      <w:r>
        <w:t xml:space="preserve">Collapse in Model Food Webs.” </w:t>
      </w:r>
      <w:r>
        <w:rPr>
          <w:i/>
        </w:rPr>
        <w:t>Philosophical Transactions of the Royal Society B: Biological</w:t>
      </w:r>
    </w:p>
    <w:p w:rsidR="00FE6764" w:rsidRDefault="00991E0C" w14:paraId="66144BDD" w14:textId="77777777">
      <w:pPr>
        <w:spacing w:after="105" w:line="259" w:lineRule="auto"/>
        <w:ind w:left="317" w:right="0" w:hanging="10"/>
        <w:jc w:val="left"/>
      </w:pPr>
      <w:r>
        <w:rPr>
          <w:i/>
        </w:rPr>
        <w:t xml:space="preserve">Sciences </w:t>
      </w:r>
      <w:r>
        <w:t xml:space="preserve">364 (1524): 1711–23. </w:t>
      </w:r>
      <w:hyperlink r:id="rId50">
        <w:r>
          <w:t>https://doi.org/10.1098/rstb.2008.0219</w:t>
        </w:r>
      </w:hyperlink>
      <w:hyperlink r:id="rId51">
        <w:r>
          <w:t>.</w:t>
        </w:r>
      </w:hyperlink>
    </w:p>
    <w:p w:rsidR="00FE6764" w:rsidRDefault="00991E0C" w14:paraId="615E078E" w14:textId="77777777">
      <w:pPr>
        <w:spacing w:after="39"/>
        <w:ind w:left="307" w:right="31" w:hanging="299"/>
      </w:pPr>
      <w:bookmarkStart w:name="_Int_XATq9Avx" w:id="38"/>
      <w:r>
        <w:t>Dunne, Jennifer A., Richard J. Williams, and Neo D. Martinez.</w:t>
      </w:r>
      <w:bookmarkEnd w:id="38"/>
      <w:r>
        <w:t xml:space="preserve"> 2002a. </w:t>
      </w:r>
      <w:bookmarkStart w:name="_Int_qQjUsoxS" w:id="39"/>
      <w:r>
        <w:t xml:space="preserve">“Network Structure and Biodiversity Loss in Food Webs: Robustness </w:t>
      </w:r>
      <w:r>
        <w:t>Increases with Connectance.”</w:t>
      </w:r>
      <w:bookmarkEnd w:id="39"/>
      <w:r>
        <w:t xml:space="preserve"> </w:t>
      </w:r>
      <w:r w:rsidRPr="6EF554A9">
        <w:rPr>
          <w:i/>
          <w:iCs/>
        </w:rPr>
        <w:t xml:space="preserve">Ecology Letters </w:t>
      </w:r>
      <w:r>
        <w:t>5 (4):</w:t>
      </w:r>
    </w:p>
    <w:p w:rsidR="00FE6764" w:rsidRDefault="00991E0C" w14:paraId="4567D689" w14:textId="77777777">
      <w:pPr>
        <w:spacing w:after="105" w:line="259" w:lineRule="auto"/>
        <w:ind w:left="317" w:right="0" w:hanging="10"/>
        <w:jc w:val="left"/>
      </w:pPr>
      <w:r>
        <w:t xml:space="preserve">558–67. </w:t>
      </w:r>
      <w:hyperlink r:id="rId52">
        <w:r>
          <w:t>https://doi.org/10.1046/j.1461-0248.2002.00354.x</w:t>
        </w:r>
      </w:hyperlink>
      <w:hyperlink r:id="rId53">
        <w:r>
          <w:t>.</w:t>
        </w:r>
      </w:hyperlink>
    </w:p>
    <w:p w:rsidR="00FE6764" w:rsidRDefault="00991E0C" w14:paraId="4720CD93" w14:textId="77777777">
      <w:pPr>
        <w:ind w:left="307" w:right="31" w:hanging="299"/>
      </w:pPr>
      <w:bookmarkStart w:name="_Int_voOcWwhg" w:id="40"/>
      <w:r>
        <w:t>Dunne, Jen</w:t>
      </w:r>
      <w:r>
        <w:t>nifer A, Richard J Williams, and Neo D Martinez.</w:t>
      </w:r>
      <w:bookmarkEnd w:id="40"/>
      <w:r>
        <w:t xml:space="preserve"> 2002b. </w:t>
      </w:r>
      <w:bookmarkStart w:name="_Int_q3BxgkV0" w:id="41"/>
      <w:r>
        <w:t>“Network Structure and Biodiversity Loss in Food Webs: Robustness Increases with Connectance.”</w:t>
      </w:r>
      <w:bookmarkEnd w:id="41"/>
      <w:r>
        <w:t xml:space="preserve"> </w:t>
      </w:r>
      <w:r w:rsidRPr="6EF554A9">
        <w:rPr>
          <w:i/>
          <w:iCs/>
        </w:rPr>
        <w:t xml:space="preserve">Ecology Letters </w:t>
      </w:r>
      <w:r>
        <w:t>5 (4): 558–67.</w:t>
      </w:r>
    </w:p>
    <w:p w:rsidR="00FE6764" w:rsidRDefault="00991E0C" w14:paraId="6A60B34F" w14:textId="77777777">
      <w:pPr>
        <w:ind w:left="307" w:right="31" w:hanging="299"/>
      </w:pPr>
      <w:r>
        <w:t xml:space="preserve">Ebenman, Bo, and Tomas Jonsson. 2005. </w:t>
      </w:r>
      <w:bookmarkStart w:name="_Int_CJwBQXmF" w:id="42"/>
      <w:r>
        <w:t xml:space="preserve">“Using Community Viability Analysis </w:t>
      </w:r>
      <w:r>
        <w:t>to Identify Fragile Systems and Keystone Species.”</w:t>
      </w:r>
      <w:bookmarkEnd w:id="42"/>
      <w:r>
        <w:t xml:space="preserve"> </w:t>
      </w:r>
      <w:r w:rsidRPr="6EF554A9">
        <w:rPr>
          <w:i/>
          <w:iCs/>
        </w:rPr>
        <w:t xml:space="preserve">Trends in Ecology &amp; Evolution </w:t>
      </w:r>
      <w:r>
        <w:t>20 (10): 568–75.</w:t>
      </w:r>
    </w:p>
    <w:p w:rsidR="00FE6764" w:rsidRDefault="00991E0C" w14:paraId="74183B8D" w14:textId="77777777">
      <w:pPr>
        <w:spacing w:after="105" w:line="259" w:lineRule="auto"/>
        <w:ind w:left="317" w:right="0" w:hanging="10"/>
        <w:jc w:val="left"/>
      </w:pPr>
      <w:hyperlink r:id="rId54">
        <w:r>
          <w:t>https://doi.org/10.1016/j.tree.2005.06.011</w:t>
        </w:r>
      </w:hyperlink>
      <w:hyperlink r:id="rId55">
        <w:r>
          <w:t>.</w:t>
        </w:r>
      </w:hyperlink>
    </w:p>
    <w:p w:rsidR="00FE6764" w:rsidRDefault="00991E0C" w14:paraId="7013C105" w14:textId="77777777">
      <w:pPr>
        <w:ind w:left="300" w:right="31" w:hanging="292"/>
      </w:pPr>
      <w:r>
        <w:t xml:space="preserve">Ebenman, Bo, Richard Law, and Charlotte Borrvall. 2004. </w:t>
      </w:r>
      <w:bookmarkStart w:name="_Int_8p3Ki2fF" w:id="43"/>
      <w:r>
        <w:t>“COMMUNITY VIABILITY ANALYSIS: THE RESPONSE OF ECOLOGICAL COMMUNITIES TO SPECIES LOSS.”</w:t>
      </w:r>
      <w:bookmarkEnd w:id="43"/>
      <w:r>
        <w:t xml:space="preserve"> </w:t>
      </w:r>
      <w:r w:rsidRPr="6EF554A9">
        <w:rPr>
          <w:i/>
          <w:iCs/>
        </w:rPr>
        <w:t xml:space="preserve">Ecology </w:t>
      </w:r>
      <w:r>
        <w:t>85 (9):</w:t>
      </w:r>
    </w:p>
    <w:p w:rsidR="00FE6764" w:rsidRDefault="00991E0C" w14:paraId="491D53EF" w14:textId="77777777">
      <w:pPr>
        <w:spacing w:after="105" w:line="259" w:lineRule="auto"/>
        <w:ind w:left="317" w:right="0" w:hanging="10"/>
        <w:jc w:val="left"/>
      </w:pPr>
      <w:r>
        <w:t xml:space="preserve">2591–2600. </w:t>
      </w:r>
      <w:hyperlink r:id="rId56">
        <w:r>
          <w:t>https://doi.org/10.1890/</w:t>
        </w:r>
        <w:r>
          <w:t>03-8018</w:t>
        </w:r>
      </w:hyperlink>
      <w:hyperlink r:id="rId57">
        <w:r>
          <w:t>.</w:t>
        </w:r>
      </w:hyperlink>
    </w:p>
    <w:p w:rsidR="00FE6764" w:rsidRDefault="00991E0C" w14:paraId="6752D537" w14:textId="77777777">
      <w:pPr>
        <w:ind w:left="279" w:right="31" w:hanging="271"/>
      </w:pPr>
      <w:r>
        <w:t xml:space="preserve">Gravel, Dominique, Timoth’ee Poisot, Camille Albouy, Laure Velez, and David Mouillot. 2013. </w:t>
      </w:r>
      <w:bookmarkStart w:name="_Int_OzwqOChK" w:id="44"/>
      <w:r>
        <w:t>“Inferring Food Web Structure from Predator–Prey Body Size Relationships.”</w:t>
      </w:r>
      <w:bookmarkEnd w:id="44"/>
      <w:r>
        <w:t xml:space="preserve"> </w:t>
      </w:r>
      <w:r w:rsidRPr="6EF554A9">
        <w:rPr>
          <w:i/>
          <w:iCs/>
        </w:rPr>
        <w:t xml:space="preserve">Methods in Ecology and Evolution </w:t>
      </w:r>
      <w:r>
        <w:t xml:space="preserve">4 (11): 1083–90. </w:t>
      </w:r>
      <w:hyperlink r:id="rId58">
        <w:r>
          <w:t>https://doi.org/10.1111/2041-210X.12103</w:t>
        </w:r>
      </w:hyperlink>
      <w:hyperlink r:id="rId59">
        <w:r>
          <w:t>.</w:t>
        </w:r>
      </w:hyperlink>
    </w:p>
    <w:p w:rsidR="00FE6764" w:rsidRDefault="00991E0C" w14:paraId="0ED5015E" w14:textId="77777777">
      <w:pPr>
        <w:ind w:left="307" w:right="31" w:hanging="299"/>
      </w:pPr>
      <w:r>
        <w:t>Gupta, Anubhav, Reinhard Furrer, and Owen L. Pe</w:t>
      </w:r>
      <w:r>
        <w:t xml:space="preserve">tchey. 2022. “Simultaneously Estimating Food Web Connectance and Structure with Uncertainty.” </w:t>
      </w:r>
      <w:r>
        <w:rPr>
          <w:i/>
        </w:rPr>
        <w:t xml:space="preserve">Ecology and Evolution </w:t>
      </w:r>
      <w:r>
        <w:t>12 (3): e8643.</w:t>
      </w:r>
    </w:p>
    <w:p w:rsidR="00FE6764" w:rsidRDefault="00991E0C" w14:paraId="5CB7E656" w14:textId="77777777">
      <w:pPr>
        <w:spacing w:after="105" w:line="259" w:lineRule="auto"/>
        <w:ind w:left="317" w:right="0" w:hanging="10"/>
        <w:jc w:val="left"/>
      </w:pPr>
      <w:hyperlink r:id="rId60">
        <w:r>
          <w:t>https://doi.org/10.1002/ece3.8643</w:t>
        </w:r>
      </w:hyperlink>
      <w:hyperlink r:id="rId61">
        <w:r>
          <w:t>.</w:t>
        </w:r>
      </w:hyperlink>
    </w:p>
    <w:p w:rsidR="00FE6764" w:rsidRDefault="00991E0C" w14:paraId="63B31FD6" w14:textId="77777777">
      <w:pPr>
        <w:ind w:left="284" w:right="31" w:hanging="276"/>
      </w:pPr>
      <w:bookmarkStart w:name="_Int_1VFTG0Ma" w:id="45"/>
      <w:r>
        <w:lastRenderedPageBreak/>
        <w:t>Jonsson, Tomas, Sofia Berg, Alexander Pimenov, Catherine Palmer, and Mark Emmerson.</w:t>
      </w:r>
      <w:bookmarkEnd w:id="45"/>
      <w:r>
        <w:t xml:space="preserve"> 2015. </w:t>
      </w:r>
      <w:bookmarkStart w:name="_Int_z9kmuZ5T" w:id="46"/>
      <w:r>
        <w:t>“The Reliability of R50 as a Measure of Vulnerability of Food Webs to Sequential Species</w:t>
      </w:r>
      <w:bookmarkEnd w:id="46"/>
    </w:p>
    <w:p w:rsidR="00FE6764" w:rsidRDefault="00991E0C" w14:paraId="22E444FF" w14:textId="77777777">
      <w:pPr>
        <w:spacing w:after="133" w:line="259" w:lineRule="auto"/>
        <w:ind w:left="317" w:right="0" w:hanging="10"/>
        <w:jc w:val="left"/>
      </w:pPr>
      <w:r>
        <w:t xml:space="preserve">Deletions.” </w:t>
      </w:r>
      <w:r>
        <w:rPr>
          <w:i/>
        </w:rPr>
        <w:t xml:space="preserve">Oikos </w:t>
      </w:r>
      <w:r>
        <w:t xml:space="preserve">124 (4): 446–57. </w:t>
      </w:r>
      <w:hyperlink r:id="rId62">
        <w:r>
          <w:t>https://doi.org/10.1111/oik.01588</w:t>
        </w:r>
      </w:hyperlink>
      <w:hyperlink r:id="rId63">
        <w:r>
          <w:t>.</w:t>
        </w:r>
      </w:hyperlink>
    </w:p>
    <w:p w:rsidR="00FE6764" w:rsidRDefault="00991E0C" w14:paraId="5AE1145E" w14:textId="77777777">
      <w:pPr>
        <w:spacing w:after="151" w:line="259" w:lineRule="auto"/>
        <w:ind w:left="10" w:right="31"/>
      </w:pPr>
      <w:r>
        <w:t xml:space="preserve">Jordano, Pedro. 2016. “Sampling Networks of Ecological Interactions.” </w:t>
      </w:r>
      <w:r>
        <w:rPr>
          <w:i/>
        </w:rPr>
        <w:t xml:space="preserve">Functional Ecology </w:t>
      </w:r>
      <w:r>
        <w:t>30 (12):</w:t>
      </w:r>
    </w:p>
    <w:p w:rsidR="00FE6764" w:rsidRDefault="00991E0C" w14:paraId="39A5954C" w14:textId="77777777">
      <w:pPr>
        <w:spacing w:after="131" w:line="259" w:lineRule="auto"/>
        <w:ind w:left="317" w:right="0" w:hanging="10"/>
        <w:jc w:val="left"/>
      </w:pPr>
      <w:r>
        <w:t xml:space="preserve">1883–93. </w:t>
      </w:r>
      <w:hyperlink r:id="rId64">
        <w:r>
          <w:t>https://doi.org/10.1111/1365-2435.12763</w:t>
        </w:r>
      </w:hyperlink>
      <w:hyperlink r:id="rId65">
        <w:r>
          <w:t>.</w:t>
        </w:r>
      </w:hyperlink>
    </w:p>
    <w:p w:rsidR="00FE6764" w:rsidRDefault="00991E0C" w14:paraId="01C4A863" w14:textId="77777777">
      <w:pPr>
        <w:spacing w:after="146" w:line="259" w:lineRule="auto"/>
        <w:ind w:left="10" w:right="31"/>
      </w:pPr>
      <w:r>
        <w:t xml:space="preserve">MacArthur, Robert H., and Eric R. Pianka. 1966. “On Optimal Use of a Patchy Environment.” </w:t>
      </w:r>
      <w:r>
        <w:rPr>
          <w:i/>
        </w:rPr>
        <w:t>The</w:t>
      </w:r>
    </w:p>
    <w:p w:rsidR="00FE6764" w:rsidRDefault="00991E0C" w14:paraId="2468B840" w14:textId="77777777">
      <w:pPr>
        <w:spacing w:after="105" w:line="259" w:lineRule="auto"/>
        <w:ind w:left="317" w:right="0" w:hanging="10"/>
        <w:jc w:val="left"/>
      </w:pPr>
      <w:r>
        <w:rPr>
          <w:i/>
        </w:rPr>
        <w:t>Ameri</w:t>
      </w:r>
      <w:r>
        <w:rPr>
          <w:i/>
        </w:rPr>
        <w:t xml:space="preserve">can Naturalist </w:t>
      </w:r>
      <w:r>
        <w:t xml:space="preserve">100 (916): 603–9. </w:t>
      </w:r>
      <w:hyperlink r:id="rId66">
        <w:r>
          <w:t>https://www.jstor.org/stable/2459298</w:t>
        </w:r>
      </w:hyperlink>
      <w:hyperlink r:id="rId67">
        <w:r>
          <w:t>.</w:t>
        </w:r>
      </w:hyperlink>
    </w:p>
    <w:p w:rsidR="00FE6764" w:rsidRDefault="00991E0C" w14:paraId="0D93ED6A" w14:textId="77777777">
      <w:pPr>
        <w:ind w:left="307" w:right="31" w:hanging="299"/>
      </w:pPr>
      <w:r>
        <w:t>Martinez, Neo D, Richard J Williams, and Jennifer A Dunne. 2006. “Diversi</w:t>
      </w:r>
      <w:r>
        <w:t>ty, Complexity, and Persistence in Large Model Ecosystems,” 24.</w:t>
      </w:r>
    </w:p>
    <w:p w:rsidR="00FE6764" w:rsidRDefault="00991E0C" w14:paraId="0AE8E48E" w14:textId="77777777">
      <w:pPr>
        <w:ind w:left="307" w:right="31" w:hanging="299"/>
      </w:pPr>
      <w:r>
        <w:t>May, Robert M. 1972.</w:t>
      </w:r>
      <w:r>
        <w:tab/>
      </w:r>
      <w:r>
        <w:t>“Will a Large Complex System Be Stable?”</w:t>
      </w:r>
      <w:r>
        <w:tab/>
      </w:r>
      <w:r w:rsidRPr="6EF554A9">
        <w:rPr>
          <w:i/>
          <w:iCs/>
        </w:rPr>
        <w:t xml:space="preserve">Nature </w:t>
      </w:r>
      <w:r>
        <w:t xml:space="preserve">238 (5364): 413. </w:t>
      </w:r>
      <w:hyperlink r:id="rId68">
        <w:r>
          <w:t>https://doi.org/10.1038/238413a0</w:t>
        </w:r>
      </w:hyperlink>
      <w:hyperlink r:id="rId69">
        <w:r>
          <w:t>.</w:t>
        </w:r>
      </w:hyperlink>
    </w:p>
    <w:p w:rsidR="00FE6764" w:rsidRDefault="00991E0C" w14:paraId="69130DA4" w14:textId="77777777">
      <w:pPr>
        <w:spacing w:after="126" w:line="259" w:lineRule="auto"/>
        <w:ind w:left="10" w:right="31"/>
      </w:pPr>
      <w:r>
        <w:t>Mendonça, V, C Madeira, M Dias, Aav Flores, and C Vinagre. 2022. “Robustness of Temperate</w:t>
      </w:r>
    </w:p>
    <w:p w:rsidR="00FE6764" w:rsidRDefault="00991E0C" w14:paraId="4C6CAB97" w14:textId="77777777">
      <w:pPr>
        <w:spacing w:after="145" w:line="259" w:lineRule="auto"/>
        <w:ind w:left="317" w:right="31"/>
      </w:pPr>
      <w:r>
        <w:t xml:space="preserve">Versus Tropical Food Webs: Comparing Species Trait-Based Sequential Deletions.” </w:t>
      </w:r>
      <w:r>
        <w:rPr>
          <w:i/>
        </w:rPr>
        <w:t>Marine</w:t>
      </w:r>
    </w:p>
    <w:p w:rsidR="00FE6764" w:rsidRDefault="00991E0C" w14:paraId="7D64CA7B" w14:textId="77777777">
      <w:pPr>
        <w:spacing w:after="105" w:line="259" w:lineRule="auto"/>
        <w:ind w:left="317" w:right="0" w:hanging="10"/>
        <w:jc w:val="left"/>
      </w:pPr>
      <w:r>
        <w:rPr>
          <w:i/>
        </w:rPr>
        <w:t xml:space="preserve">Ecology Progress Series </w:t>
      </w:r>
      <w:r>
        <w:t xml:space="preserve">691 (June): 19–28. </w:t>
      </w:r>
      <w:hyperlink r:id="rId70">
        <w:r>
          <w:t>https://doi.org/10.3354/meps14062</w:t>
        </w:r>
      </w:hyperlink>
      <w:hyperlink r:id="rId71">
        <w:r>
          <w:t>.</w:t>
        </w:r>
      </w:hyperlink>
    </w:p>
    <w:p w:rsidR="00FE6764" w:rsidRDefault="00991E0C" w14:paraId="0A4D0B6C" w14:textId="77777777">
      <w:pPr>
        <w:ind w:left="307" w:right="31" w:hanging="299"/>
      </w:pPr>
      <w:r>
        <w:t xml:space="preserve">Patonai, Katalin, and Ferenc Jord’an. 2017. </w:t>
      </w:r>
      <w:bookmarkStart w:name="_Int_tPGmwX7L" w:id="47"/>
      <w:r>
        <w:t xml:space="preserve">“Aggregation of Incomplete Food Web Data May Help to Suggest </w:t>
      </w:r>
      <w:r>
        <w:t>Sampling Strategies.”</w:t>
      </w:r>
      <w:bookmarkEnd w:id="47"/>
      <w:r>
        <w:t xml:space="preserve"> </w:t>
      </w:r>
      <w:r w:rsidRPr="6EF554A9">
        <w:rPr>
          <w:i/>
          <w:iCs/>
        </w:rPr>
        <w:t xml:space="preserve">Ecological Modelling </w:t>
      </w:r>
      <w:r>
        <w:t xml:space="preserve">352 (May): 77–89. </w:t>
      </w:r>
      <w:hyperlink r:id="rId72">
        <w:r>
          <w:t>https://doi.org/10.</w:t>
        </w:r>
      </w:hyperlink>
    </w:p>
    <w:p w:rsidR="00FE6764" w:rsidRDefault="00991E0C" w14:paraId="662AE81D" w14:textId="77777777">
      <w:pPr>
        <w:spacing w:after="105" w:line="259" w:lineRule="auto"/>
        <w:ind w:left="317" w:right="0" w:hanging="10"/>
        <w:jc w:val="left"/>
      </w:pPr>
      <w:hyperlink r:id="rId73">
        <w:r>
          <w:t>1016/j.ecolmodel.2017.02.024</w:t>
        </w:r>
      </w:hyperlink>
      <w:hyperlink r:id="rId74">
        <w:r>
          <w:t>.</w:t>
        </w:r>
      </w:hyperlink>
    </w:p>
    <w:p w:rsidR="00FE6764" w:rsidRDefault="00991E0C" w14:paraId="28783ECA" w14:textId="77777777">
      <w:pPr>
        <w:ind w:left="307" w:right="31" w:hanging="299"/>
      </w:pPr>
      <w:r>
        <w:t xml:space="preserve">Petchey, Owen L., A. P. Beckerman, J. O. Riede, and P. H. Warren. 2008. “Size, Foraging, and Food Web Structure.” </w:t>
      </w:r>
      <w:r>
        <w:rPr>
          <w:i/>
        </w:rPr>
        <w:t xml:space="preserve">Proceedings of the National Academy of Sciences </w:t>
      </w:r>
      <w:r>
        <w:t>105 (11): 4191–96.</w:t>
      </w:r>
    </w:p>
    <w:p w:rsidR="00FE6764" w:rsidRDefault="00991E0C" w14:paraId="5B6A1F7B" w14:textId="77777777">
      <w:pPr>
        <w:spacing w:after="105" w:line="259" w:lineRule="auto"/>
        <w:ind w:left="317" w:right="0" w:hanging="10"/>
        <w:jc w:val="left"/>
      </w:pPr>
      <w:hyperlink r:id="rId75">
        <w:r>
          <w:t>https://doi.org/10.1073/pnas.0710672105</w:t>
        </w:r>
      </w:hyperlink>
      <w:hyperlink r:id="rId76">
        <w:r>
          <w:t>.</w:t>
        </w:r>
      </w:hyperlink>
    </w:p>
    <w:p w:rsidR="00FE6764" w:rsidRDefault="00991E0C" w14:paraId="4D3F1714" w14:textId="77777777">
      <w:pPr>
        <w:ind w:left="279" w:right="31" w:hanging="271"/>
      </w:pPr>
      <w:bookmarkStart w:name="_Int_N0cmxhlB" w:id="48"/>
      <w:r>
        <w:t>Pimm, Stuart, Peter Raven, Alan Peterson, Çağan H. Şekercioğlu, and Paul R. Ehrlich.</w:t>
      </w:r>
      <w:bookmarkEnd w:id="48"/>
      <w:r>
        <w:t xml:space="preserve"> 2006. </w:t>
      </w:r>
      <w:bookmarkStart w:name="_Int_cDGFlR6s" w:id="49"/>
      <w:r>
        <w:t>“Human Impacts on the Rat</w:t>
      </w:r>
      <w:r>
        <w:t>es of Recent, Present, and Future Bird Extinctions.”</w:t>
      </w:r>
      <w:bookmarkEnd w:id="49"/>
      <w:r>
        <w:t xml:space="preserve"> </w:t>
      </w:r>
      <w:r w:rsidRPr="6EF554A9">
        <w:rPr>
          <w:i/>
          <w:iCs/>
        </w:rPr>
        <w:t xml:space="preserve">Proceedings of the National Academy of Sciences </w:t>
      </w:r>
      <w:r>
        <w:t xml:space="preserve">103 (29): 10941–46. </w:t>
      </w:r>
      <w:hyperlink r:id="rId77">
        <w:r>
          <w:t>https://doi.org/10.1073/pnas.</w:t>
        </w:r>
      </w:hyperlink>
    </w:p>
    <w:p w:rsidR="00FE6764" w:rsidRDefault="00991E0C" w14:paraId="37BAFA47" w14:textId="77777777">
      <w:pPr>
        <w:spacing w:after="105" w:line="259" w:lineRule="auto"/>
        <w:ind w:left="317" w:right="0" w:hanging="10"/>
        <w:jc w:val="left"/>
      </w:pPr>
      <w:hyperlink r:id="rId78">
        <w:r>
          <w:t>0604181103</w:t>
        </w:r>
      </w:hyperlink>
      <w:hyperlink r:id="rId79">
        <w:r>
          <w:t>.</w:t>
        </w:r>
      </w:hyperlink>
    </w:p>
    <w:p w:rsidR="00FE6764" w:rsidRDefault="00991E0C" w14:paraId="62A0DFDE" w14:textId="77777777">
      <w:pPr>
        <w:ind w:left="307" w:right="31" w:hanging="299"/>
      </w:pPr>
      <w:r>
        <w:t xml:space="preserve">Riede, Jens O., Amrei Binzer, Ulrich Brose, Francisco de Castro, Alva Curtsdotter, Björn C. Rall, and Anna Eklöf. 2011. </w:t>
      </w:r>
      <w:bookmarkStart w:name="_Int_8ugcSDae" w:id="50"/>
      <w:r>
        <w:t>“Size-Based Food Web Characteristics Govern the Resp</w:t>
      </w:r>
      <w:r>
        <w:t>onse to Species Extinctions.”</w:t>
      </w:r>
      <w:bookmarkEnd w:id="50"/>
      <w:r>
        <w:t xml:space="preserve"> </w:t>
      </w:r>
      <w:r w:rsidRPr="6EF554A9">
        <w:rPr>
          <w:i/>
          <w:iCs/>
        </w:rPr>
        <w:t xml:space="preserve">Basic and Applied Ecology </w:t>
      </w:r>
      <w:r>
        <w:t xml:space="preserve">12 (7): 581–89. </w:t>
      </w:r>
      <w:hyperlink r:id="rId80">
        <w:r>
          <w:t>https://doi.org/10.1016/j.baae.</w:t>
        </w:r>
      </w:hyperlink>
    </w:p>
    <w:p w:rsidR="00FE6764" w:rsidRDefault="00991E0C" w14:paraId="78740AE0" w14:textId="77777777">
      <w:pPr>
        <w:spacing w:after="105" w:line="259" w:lineRule="auto"/>
        <w:ind w:left="317" w:right="0" w:hanging="10"/>
        <w:jc w:val="left"/>
      </w:pPr>
      <w:hyperlink r:id="rId81">
        <w:r>
          <w:t>2011.09.006</w:t>
        </w:r>
      </w:hyperlink>
      <w:hyperlink r:id="rId82">
        <w:r>
          <w:t>.</w:t>
        </w:r>
      </w:hyperlink>
    </w:p>
    <w:p w:rsidR="00FE6764" w:rsidRDefault="00991E0C" w14:paraId="5A59414D" w14:textId="77777777">
      <w:pPr>
        <w:ind w:left="296" w:right="31" w:hanging="288"/>
      </w:pPr>
      <w:r>
        <w:lastRenderedPageBreak/>
        <w:t xml:space="preserve">Sol’e, Ricard V., and M. Montoya. 2001. “Complexity and Fragility in Ecological Networks.” </w:t>
      </w:r>
      <w:r>
        <w:rPr>
          <w:i/>
        </w:rPr>
        <w:t xml:space="preserve">Proceedings of the Royal Society of London. Series B: Biological Sciences </w:t>
      </w:r>
      <w:r>
        <w:t xml:space="preserve">268 (1480): 2039–45. </w:t>
      </w:r>
      <w:hyperlink r:id="rId83">
        <w:r>
          <w:t>https://doi.org/10.1098/rspb.2001.1767</w:t>
        </w:r>
      </w:hyperlink>
      <w:hyperlink r:id="rId84">
        <w:r>
          <w:t>.</w:t>
        </w:r>
      </w:hyperlink>
    </w:p>
    <w:p w:rsidR="00FE6764" w:rsidRDefault="00991E0C" w14:paraId="62CD6E10" w14:textId="77777777">
      <w:pPr>
        <w:ind w:left="314" w:right="31" w:hanging="306"/>
      </w:pPr>
      <w:r>
        <w:t>Thoma</w:t>
      </w:r>
      <w:r>
        <w:t>s, Chris D., Alison Cameron, Rhys E. Green, Michel Bakkenes, Linda J. Beaumont, Yvonne C. Collingham, Barend F. N. Erasmus, et al. 2004. “Extinction Risk from Climate Change.”</w:t>
      </w:r>
    </w:p>
    <w:p w:rsidR="00FE6764" w:rsidRDefault="00991E0C" w14:paraId="203105A2" w14:textId="77777777">
      <w:pPr>
        <w:spacing w:after="105" w:line="259" w:lineRule="auto"/>
        <w:ind w:left="317" w:right="0" w:hanging="10"/>
        <w:jc w:val="left"/>
      </w:pPr>
      <w:r>
        <w:rPr>
          <w:i/>
        </w:rPr>
        <w:t xml:space="preserve">Nature </w:t>
      </w:r>
      <w:r>
        <w:t xml:space="preserve">427 (6970, 6970): 145–48. </w:t>
      </w:r>
      <w:hyperlink r:id="rId85">
        <w:r>
          <w:t>https://doi.org/10.1038/nature02121</w:t>
        </w:r>
      </w:hyperlink>
      <w:hyperlink r:id="rId86">
        <w:r>
          <w:t>.</w:t>
        </w:r>
      </w:hyperlink>
    </w:p>
    <w:p w:rsidR="00FE6764" w:rsidRDefault="00991E0C" w14:paraId="2457754F" w14:textId="77777777">
      <w:pPr>
        <w:spacing w:after="101" w:line="259" w:lineRule="auto"/>
        <w:ind w:left="10" w:right="31"/>
      </w:pPr>
      <w:r>
        <w:t>Thomas, J. A., M. G. Telfer, D. B. Roy, C. D. Preston, J. J. D. Greenwood, J. Asher, R. Fox, R. T.</w:t>
      </w:r>
    </w:p>
    <w:p w:rsidR="00FE6764" w:rsidRDefault="00991E0C" w14:paraId="288A78F3" w14:textId="77777777">
      <w:pPr>
        <w:spacing w:line="259" w:lineRule="auto"/>
        <w:ind w:left="324" w:right="31"/>
      </w:pPr>
      <w:r>
        <w:t xml:space="preserve">Clarke, and J. H. Lawton. 2004. “Comparative Losses of </w:t>
      </w:r>
      <w:r>
        <w:t>British Butterflies, Birds, and Plants</w:t>
      </w:r>
    </w:p>
    <w:p w:rsidR="00FE6764" w:rsidRDefault="00991E0C" w14:paraId="60BF1218" w14:textId="77777777">
      <w:pPr>
        <w:ind w:left="324" w:right="31"/>
      </w:pPr>
      <w:r>
        <w:t xml:space="preserve">and the Global Extinction Crisis.” </w:t>
      </w:r>
      <w:r>
        <w:rPr>
          <w:i/>
        </w:rPr>
        <w:t xml:space="preserve">Science </w:t>
      </w:r>
      <w:r>
        <w:t xml:space="preserve">303 (5665): 1879–81. </w:t>
      </w:r>
      <w:hyperlink r:id="rId87">
        <w:r>
          <w:t xml:space="preserve">https://doi.org/10.1126/ </w:t>
        </w:r>
      </w:hyperlink>
      <w:hyperlink r:id="rId88">
        <w:r>
          <w:t>science.10</w:t>
        </w:r>
        <w:r>
          <w:t>95046</w:t>
        </w:r>
      </w:hyperlink>
      <w:hyperlink r:id="rId89">
        <w:r>
          <w:t>.</w:t>
        </w:r>
      </w:hyperlink>
    </w:p>
    <w:p w:rsidR="00FE6764" w:rsidRDefault="00991E0C" w14:paraId="2A2BEF96" w14:textId="77777777">
      <w:pPr>
        <w:ind w:left="307" w:right="31" w:hanging="299"/>
      </w:pPr>
      <w:bookmarkStart w:name="_Int_Y64CfMU2" w:id="51"/>
      <w:r>
        <w:t>Ullah, Hadayet, Ivan Nagelkerken, Silvan U. Goldenberg, and Damien A. Fordham.</w:t>
      </w:r>
      <w:bookmarkEnd w:id="51"/>
      <w:r>
        <w:t xml:space="preserve"> 2018. “Climate Change Could Drive Marine Food Web Collapse Through Altered Trophic Flows and Cyanobacterial Pro</w:t>
      </w:r>
      <w:r>
        <w:t xml:space="preserve">liferation.” Edited by Michel Loreau. </w:t>
      </w:r>
      <w:r w:rsidRPr="6EF554A9">
        <w:rPr>
          <w:i/>
          <w:iCs/>
        </w:rPr>
        <w:t xml:space="preserve">PLOS Biology </w:t>
      </w:r>
      <w:r>
        <w:t xml:space="preserve">16 (1): e2003446. </w:t>
      </w:r>
      <w:hyperlink r:id="rId90">
        <w:r>
          <w:t>https://doi.org/10.1371/journal.pbio.2003446</w:t>
        </w:r>
      </w:hyperlink>
      <w:hyperlink r:id="rId91">
        <w:r>
          <w:t>.</w:t>
        </w:r>
      </w:hyperlink>
    </w:p>
    <w:p w:rsidR="00FE6764" w:rsidRDefault="00991E0C" w14:paraId="02E007D2" w14:textId="77777777">
      <w:pPr>
        <w:spacing w:after="101" w:line="259" w:lineRule="auto"/>
        <w:ind w:left="10" w:right="31"/>
      </w:pPr>
      <w:r>
        <w:t>Vagnon, Chlo’</w:t>
      </w:r>
      <w:r>
        <w:t>e, Franck Cattan’eo, Chlo’e Goulon, David Grimardias, Jean Guillard, and Victor</w:t>
      </w:r>
    </w:p>
    <w:p w:rsidR="00FE6764" w:rsidRDefault="00991E0C" w14:paraId="3A2B4C4C" w14:textId="77777777">
      <w:pPr>
        <w:spacing w:after="135" w:line="259" w:lineRule="auto"/>
        <w:ind w:left="324" w:right="31"/>
      </w:pPr>
      <w:r>
        <w:t xml:space="preserve">Frossard. 2021. </w:t>
      </w:r>
      <w:bookmarkStart w:name="_Int_Z6CcVWQp" w:id="52"/>
      <w:r>
        <w:t>“An Allometric Niche Model for Species Interactions in Temperate Freshwater</w:t>
      </w:r>
      <w:bookmarkEnd w:id="52"/>
    </w:p>
    <w:p w:rsidR="00FE6764" w:rsidRDefault="00991E0C" w14:paraId="6EC7D792" w14:textId="77777777">
      <w:pPr>
        <w:spacing w:after="105" w:line="259" w:lineRule="auto"/>
        <w:ind w:left="317" w:right="0" w:hanging="10"/>
        <w:jc w:val="left"/>
      </w:pPr>
      <w:r>
        <w:t xml:space="preserve">Ecosystems.” </w:t>
      </w:r>
      <w:r>
        <w:rPr>
          <w:i/>
        </w:rPr>
        <w:t xml:space="preserve">Ecosphere </w:t>
      </w:r>
      <w:r>
        <w:t xml:space="preserve">12 (3): e03420. </w:t>
      </w:r>
      <w:hyperlink r:id="rId92">
        <w:r>
          <w:t>https://doi.org/10.1002/ecs2.3420</w:t>
        </w:r>
      </w:hyperlink>
      <w:hyperlink r:id="rId93">
        <w:r>
          <w:t>.</w:t>
        </w:r>
      </w:hyperlink>
    </w:p>
    <w:p w:rsidR="00FE6764" w:rsidRDefault="00991E0C" w14:paraId="1946AC03" w14:textId="77777777">
      <w:pPr>
        <w:spacing w:after="101" w:line="259" w:lineRule="auto"/>
        <w:ind w:left="10" w:right="31"/>
      </w:pPr>
      <w:r>
        <w:t>White, J. Wilson, Andrew Rassweiler, Jameal F. Samhouri, Adrian C. Stier, and Crow White. 2014.</w:t>
      </w:r>
    </w:p>
    <w:p w:rsidR="00FE6764" w:rsidRDefault="00991E0C" w14:paraId="1285CF9B" w14:textId="77777777">
      <w:pPr>
        <w:spacing w:after="139" w:line="259" w:lineRule="auto"/>
        <w:ind w:left="296" w:right="31"/>
      </w:pPr>
      <w:bookmarkStart w:name="_Int_tTWnHcoz" w:id="53"/>
      <w:r>
        <w:t>“Ecologists Should Not Use Statistical Significance Tests to Int</w:t>
      </w:r>
      <w:r>
        <w:t>erpret Simulation Model Results.”</w:t>
      </w:r>
      <w:bookmarkEnd w:id="53"/>
    </w:p>
    <w:p w:rsidR="00FE6764" w:rsidRDefault="00991E0C" w14:paraId="495D273D" w14:textId="77777777">
      <w:pPr>
        <w:spacing w:after="105" w:line="259" w:lineRule="auto"/>
        <w:ind w:left="317" w:right="0" w:hanging="10"/>
        <w:jc w:val="left"/>
      </w:pPr>
      <w:r>
        <w:rPr>
          <w:i/>
        </w:rPr>
        <w:t xml:space="preserve">Oikos </w:t>
      </w:r>
      <w:r>
        <w:t xml:space="preserve">123 (4): 385–88. </w:t>
      </w:r>
      <w:hyperlink r:id="rId94">
        <w:r>
          <w:t>https://doi.org/10.1111/j.1600-0706.2013.01073.x</w:t>
        </w:r>
      </w:hyperlink>
      <w:hyperlink r:id="rId95">
        <w:r>
          <w:t>.</w:t>
        </w:r>
      </w:hyperlink>
    </w:p>
    <w:p w:rsidR="00FE6764" w:rsidRDefault="00991E0C" w14:paraId="3EF7A612" w14:textId="77777777">
      <w:pPr>
        <w:ind w:left="317" w:right="31" w:hanging="309"/>
      </w:pPr>
      <w:r>
        <w:t xml:space="preserve">Williams, Richard J. 2008. </w:t>
      </w:r>
      <w:bookmarkStart w:name="_Int_TOmwO112" w:id="54"/>
      <w:r>
        <w:t>“Effects of Network and Dynamical Model Structure on Species Persistence in Large Model Food Webs.”</w:t>
      </w:r>
      <w:bookmarkEnd w:id="54"/>
      <w:r>
        <w:t xml:space="preserve"> </w:t>
      </w:r>
      <w:r w:rsidRPr="6EF554A9">
        <w:rPr>
          <w:i/>
          <w:iCs/>
        </w:rPr>
        <w:t xml:space="preserve">Theoretical Ecology </w:t>
      </w:r>
      <w:r>
        <w:t xml:space="preserve">1 (3): 141–51. </w:t>
      </w:r>
      <w:hyperlink r:id="rId96">
        <w:r>
          <w:t xml:space="preserve">https://doi.org/10.1007/ </w:t>
        </w:r>
      </w:hyperlink>
      <w:hyperlink r:id="rId97">
        <w:r>
          <w:t>s12080-008-0013-5</w:t>
        </w:r>
      </w:hyperlink>
      <w:hyperlink r:id="rId98">
        <w:r>
          <w:t>.</w:t>
        </w:r>
      </w:hyperlink>
    </w:p>
    <w:p w:rsidR="00FE6764" w:rsidRDefault="00991E0C" w14:paraId="6F3DAF54" w14:textId="77777777">
      <w:pPr>
        <w:ind w:left="317" w:right="31" w:hanging="309"/>
      </w:pPr>
      <w:r>
        <w:t xml:space="preserve">Williams, Richard J., Ananthi Anandanadesan, and Drew Purves. 2010. </w:t>
      </w:r>
      <w:bookmarkStart w:name="_Int_e64rP7K8" w:id="55"/>
      <w:r>
        <w:t>“The Probabilistic Niche Model Reveals the Niche Struct</w:t>
      </w:r>
      <w:r>
        <w:t>ure and Role of Body Size in a Complex Food Web.”</w:t>
      </w:r>
      <w:bookmarkEnd w:id="55"/>
      <w:r>
        <w:t xml:space="preserve"> Edited by Louis-Felix Bersier. </w:t>
      </w:r>
      <w:r w:rsidRPr="6EF554A9">
        <w:rPr>
          <w:i/>
          <w:iCs/>
        </w:rPr>
        <w:t xml:space="preserve">PLoS ONE </w:t>
      </w:r>
      <w:r>
        <w:t xml:space="preserve">5 (8): e12092. </w:t>
      </w:r>
      <w:hyperlink r:id="rId99">
        <w:r>
          <w:t>https://doi.org/10.1371/journal.pone.</w:t>
        </w:r>
      </w:hyperlink>
    </w:p>
    <w:p w:rsidR="00FE6764" w:rsidRDefault="00991E0C" w14:paraId="1846532B" w14:textId="77777777">
      <w:pPr>
        <w:spacing w:after="105" w:line="259" w:lineRule="auto"/>
        <w:ind w:left="317" w:right="0" w:hanging="10"/>
        <w:jc w:val="left"/>
      </w:pPr>
      <w:hyperlink r:id="rId100">
        <w:r>
          <w:t>0012092</w:t>
        </w:r>
      </w:hyperlink>
      <w:hyperlink r:id="rId101">
        <w:r>
          <w:t>.</w:t>
        </w:r>
      </w:hyperlink>
    </w:p>
    <w:sectPr w:rsidR="00FE6764">
      <w:headerReference w:type="even" r:id="rId102"/>
      <w:headerReference w:type="default" r:id="rId103"/>
      <w:footerReference w:type="even" r:id="rId104"/>
      <w:footerReference w:type="default" r:id="rId105"/>
      <w:headerReference w:type="first" r:id="rId106"/>
      <w:footerReference w:type="first" r:id="rId107"/>
      <w:pgSz w:w="12240" w:h="15840" w:orient="portrait"/>
      <w:pgMar w:top="1901" w:right="1763" w:bottom="2808" w:left="1813" w:header="1112" w:footer="2215"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FP" w:author="Frank Pennekamp" w:date="2022-09-28T10:25:00Z" w:id="0">
    <w:p w:rsidR="0051657A" w:rsidP="00983E1B" w:rsidRDefault="0051657A" w14:paraId="2F04BF0A" w14:textId="77777777">
      <w:pPr>
        <w:jc w:val="left"/>
      </w:pPr>
      <w:r>
        <w:rPr>
          <w:rStyle w:val="CommentReference"/>
        </w:rPr>
        <w:annotationRef/>
      </w:r>
      <w:r>
        <w:rPr>
          <w:szCs w:val="20"/>
        </w:rPr>
        <w:t>This may prompt reviewers to ask you to implement this. I would remove this from the abstract and rather finish with a conclusion based on your findings.</w:t>
      </w:r>
    </w:p>
  </w:comment>
  <w:comment w:initials="FP" w:author="Frank Pennekamp" w:date="2022-09-28T10:42:00Z" w:id="1">
    <w:p w:rsidR="002C2268" w:rsidP="008B4A80" w:rsidRDefault="002C2268" w14:paraId="1C7C02C1" w14:textId="77777777">
      <w:pPr>
        <w:jc w:val="left"/>
      </w:pPr>
      <w:r>
        <w:rPr>
          <w:rStyle w:val="CommentReference"/>
        </w:rPr>
        <w:annotationRef/>
      </w:r>
      <w:r>
        <w:rPr>
          <w:szCs w:val="20"/>
        </w:rPr>
        <w:t>cite some</w:t>
      </w:r>
      <w:r>
        <w:rPr>
          <w:rStyle w:val="CommentReference"/>
        </w:rPr>
        <w:annotationRef/>
      </w:r>
    </w:p>
  </w:comment>
  <w:comment w:initials="SG" w:author="Shyamolina Ghosh" w:date="2022-09-27T10:15:00Z" w:id="2">
    <w:p w:rsidR="0355615B" w:rsidRDefault="0355615B" w14:paraId="11A295D9" w14:textId="6DDBBDAC">
      <w:r>
        <w:t>give citations</w:t>
      </w:r>
      <w:r>
        <w:annotationRef/>
      </w:r>
    </w:p>
  </w:comment>
  <w:comment w:initials="FP" w:author="Frank Pennekamp" w:date="2022-09-28T10:52:00Z" w:id="3">
    <w:p w:rsidR="001803E7" w:rsidP="00622DB5" w:rsidRDefault="001803E7" w14:paraId="613A6195" w14:textId="77777777">
      <w:pPr>
        <w:jc w:val="left"/>
      </w:pPr>
      <w:r>
        <w:rPr>
          <w:rStyle w:val="CommentReference"/>
        </w:rPr>
        <w:annotationRef/>
      </w:r>
      <w:r>
        <w:rPr>
          <w:szCs w:val="20"/>
        </w:rPr>
        <w:t>It seems that you don’t use this approach in your study. Maybe remove or only bring up these alternative metrics in the discussion?</w:t>
      </w:r>
    </w:p>
  </w:comment>
  <w:comment w:initials="FP" w:author="Frank Pennekamp" w:date="2022-09-28T10:54:00Z" w:id="5">
    <w:p w:rsidR="00E70D9D" w:rsidP="00D80CD6" w:rsidRDefault="00E70D9D" w14:paraId="77A47CFD" w14:textId="77777777">
      <w:pPr>
        <w:jc w:val="left"/>
      </w:pPr>
      <w:r>
        <w:rPr>
          <w:rStyle w:val="CommentReference"/>
        </w:rPr>
        <w:annotationRef/>
      </w:r>
      <w:r>
        <w:rPr>
          <w:szCs w:val="20"/>
        </w:rPr>
        <w:t>I don’t think that food webs have assumptions. If you use the observed food web as the input of your simulations you make assumptions.</w:t>
      </w:r>
    </w:p>
  </w:comment>
  <w:comment w:initials="FP" w:author="Frank Pennekamp" w:date="2022-09-28T10:55:00Z" w:id="6">
    <w:p w:rsidR="00E70D9D" w:rsidP="00F9321C" w:rsidRDefault="00E70D9D" w14:paraId="394F67A3" w14:textId="77777777">
      <w:pPr>
        <w:jc w:val="left"/>
      </w:pPr>
      <w:r>
        <w:rPr>
          <w:rStyle w:val="CommentReference"/>
        </w:rPr>
        <w:annotationRef/>
      </w:r>
      <w:r>
        <w:rPr>
          <w:szCs w:val="20"/>
        </w:rPr>
        <w:t>Not clear what this is.</w:t>
      </w:r>
    </w:p>
  </w:comment>
  <w:comment w:initials="SG" w:author="Shyamolina Ghosh" w:date="2022-09-27T10:18:00Z" w:id="7">
    <w:p w:rsidR="0355615B" w:rsidRDefault="0355615B" w14:paraId="5E7A849C" w14:textId="7A4D8B5C">
      <w:r>
        <w:t>give citations of the paper which introduces ADBM</w:t>
      </w:r>
      <w:r>
        <w:annotationRef/>
      </w:r>
    </w:p>
  </w:comment>
  <w:comment w:initials="FP" w:author="Frank Pennekamp" w:date="2022-09-28T11:02:00Z" w:id="8">
    <w:p w:rsidR="008B0DA1" w:rsidP="004825E8" w:rsidRDefault="008B0DA1" w14:paraId="0B113B16" w14:textId="77777777">
      <w:pPr>
        <w:jc w:val="left"/>
      </w:pPr>
      <w:r>
        <w:rPr>
          <w:rStyle w:val="CommentReference"/>
        </w:rPr>
        <w:annotationRef/>
      </w:r>
      <w:r>
        <w:rPr>
          <w:szCs w:val="20"/>
        </w:rPr>
        <w:t>Overestimate sound as if it is biased. Maybe something like: “greater robustness be related to the difference between the modelled and observed food web connectance”.</w:t>
      </w:r>
    </w:p>
  </w:comment>
  <w:comment w:initials="FP" w:author="Frank Pennekamp" w:date="2022-09-28T11:03:00Z" w:id="9">
    <w:p w:rsidR="008B0DA1" w:rsidP="00DF08E4" w:rsidRDefault="008B0DA1" w14:paraId="7AA8CBC7" w14:textId="77777777">
      <w:pPr>
        <w:jc w:val="left"/>
      </w:pPr>
      <w:r>
        <w:rPr>
          <w:rStyle w:val="CommentReference"/>
        </w:rPr>
        <w:annotationRef/>
      </w:r>
      <w:r>
        <w:rPr>
          <w:szCs w:val="20"/>
        </w:rPr>
        <w:t>Is this needed?</w:t>
      </w:r>
    </w:p>
  </w:comment>
  <w:comment w:initials="FP" w:author="Frank Pennekamp" w:date="2022-09-28T11:04:00Z" w:id="11">
    <w:p w:rsidR="008B0DA1" w:rsidP="00AF46B9" w:rsidRDefault="008B0DA1" w14:paraId="60B2A7F2" w14:textId="77777777">
      <w:pPr>
        <w:jc w:val="left"/>
      </w:pPr>
      <w:r>
        <w:rPr>
          <w:rStyle w:val="CommentReference"/>
        </w:rPr>
        <w:annotationRef/>
      </w:r>
      <w:r>
        <w:rPr>
          <w:szCs w:val="20"/>
        </w:rPr>
        <w:t>“estimated higher than observed”</w:t>
      </w:r>
    </w:p>
  </w:comment>
  <w:comment w:initials="SG" w:author="Shyamolina Ghosh" w:date="2022-09-27T10:22:00Z" w:id="14">
    <w:p w:rsidR="0355615B" w:rsidRDefault="0355615B" w14:paraId="552EF35A" w14:textId="1B65FA73">
      <w:r>
        <w:t>what is this? is it open access and reproducible data/code related thing?</w:t>
      </w:r>
      <w:r>
        <w:annotationRef/>
      </w:r>
    </w:p>
  </w:comment>
  <w:comment w:initials="SG" w:author="Shyamolina Ghosh" w:date="2022-09-27T10:26:00Z" w:id="17">
    <w:p w:rsidR="0355615B" w:rsidRDefault="0355615B" w14:paraId="15DDDF19" w14:textId="5977399E">
      <w:r>
        <w:t>Based on how close your predicted CI to the observed connectance, should I expect your model would not predict closer outcome in this case, for example?</w:t>
      </w:r>
      <w:r>
        <w:annotationRef/>
      </w:r>
    </w:p>
  </w:comment>
  <w:comment w:initials="FP" w:author="Frank Pennekamp" w:date="2022-09-28T11:09:00Z" w:id="18">
    <w:p w:rsidR="002D74B0" w:rsidP="005D5C0D" w:rsidRDefault="002D74B0" w14:paraId="00BDD8B8" w14:textId="77777777">
      <w:pPr>
        <w:jc w:val="left"/>
      </w:pPr>
      <w:r>
        <w:rPr>
          <w:rStyle w:val="CommentReference"/>
        </w:rPr>
        <w:annotationRef/>
      </w:r>
      <w:r>
        <w:rPr>
          <w:szCs w:val="20"/>
        </w:rPr>
        <w:t>do you mean observed connectance? But then some of the studies in table 1 should not be considered. I am probably missing something important here.</w:t>
      </w:r>
    </w:p>
  </w:comment>
  <w:comment w:initials="SG" w:author="Shyamolina Ghosh" w:date="2022-09-27T10:34:00Z" w:id="21">
    <w:p w:rsidR="0355615B" w:rsidRDefault="0355615B" w14:paraId="082C22F9" w14:textId="770E48C3">
      <w:r>
        <w:t>May be it's trivial, but I could not understand how you decide half of species loss due to secondary extinction S/2 -1</w:t>
      </w:r>
      <w:r>
        <w:annotationRef/>
      </w:r>
    </w:p>
  </w:comment>
  <w:comment w:initials="FP" w:author="Frank Pennekamp" w:date="2022-09-28T12:59:00Z" w:id="22">
    <w:p w:rsidR="00DE4396" w:rsidP="00424C32" w:rsidRDefault="00DE4396" w14:paraId="0EB9DE5E" w14:textId="77777777">
      <w:pPr>
        <w:jc w:val="left"/>
      </w:pPr>
      <w:r>
        <w:rPr>
          <w:rStyle w:val="CommentReference"/>
        </w:rPr>
        <w:annotationRef/>
      </w:r>
      <w:r>
        <w:rPr>
          <w:szCs w:val="20"/>
        </w:rPr>
        <w:t>Is this needed?</w:t>
      </w:r>
    </w:p>
  </w:comment>
  <w:comment w:initials="FP" w:author="Frank Pennekamp" w:date="2022-09-28T13:03:00Z" w:id="23">
    <w:p w:rsidR="00DE4396" w:rsidP="00176CC1" w:rsidRDefault="00DE4396" w14:paraId="5F091891" w14:textId="77777777">
      <w:pPr>
        <w:jc w:val="left"/>
      </w:pPr>
      <w:r>
        <w:rPr>
          <w:rStyle w:val="CommentReference"/>
        </w:rPr>
        <w:annotationRef/>
      </w:r>
      <w:r>
        <w:rPr>
          <w:szCs w:val="20"/>
        </w:rPr>
        <w:t>Provide average difference between predicted and observed?</w:t>
      </w:r>
    </w:p>
  </w:comment>
  <w:comment w:initials="FP" w:author="Frank Pennekamp" w:date="2022-09-28T13:10:00Z" w:id="24">
    <w:p w:rsidR="00DB226C" w:rsidP="00A83BEA" w:rsidRDefault="00DB226C" w14:paraId="3F7C5814" w14:textId="77777777">
      <w:pPr>
        <w:jc w:val="left"/>
      </w:pPr>
      <w:r>
        <w:rPr>
          <w:rStyle w:val="CommentReference"/>
        </w:rPr>
        <w:annotationRef/>
      </w:r>
      <w:r>
        <w:rPr>
          <w:szCs w:val="20"/>
        </w:rPr>
        <w:t>Maybe this should be in the methods?</w:t>
      </w:r>
    </w:p>
  </w:comment>
  <w:comment w:initials="FP" w:author="Frank Pennekamp" w:date="2022-09-28T13:32:00Z" w:id="25">
    <w:p w:rsidR="001C4003" w:rsidP="002A1922" w:rsidRDefault="001C4003" w14:paraId="708A4430" w14:textId="77777777">
      <w:pPr>
        <w:jc w:val="left"/>
      </w:pPr>
      <w:r>
        <w:rPr>
          <w:rStyle w:val="CommentReference"/>
        </w:rPr>
        <w:annotationRef/>
      </w:r>
      <w:r>
        <w:rPr>
          <w:szCs w:val="20"/>
        </w:rPr>
        <w:t>Could be displaced with ribbons that show the variation across all 1000 trajectories</w:t>
      </w:r>
    </w:p>
  </w:comment>
  <w:comment w:initials="FP" w:author="Frank Pennekamp" w:date="2022-09-28T13:36:00Z" w:id="26">
    <w:p w:rsidR="00E17408" w:rsidP="00644460" w:rsidRDefault="00E17408" w14:paraId="32BE4E13" w14:textId="77777777">
      <w:pPr>
        <w:jc w:val="left"/>
      </w:pPr>
      <w:r>
        <w:rPr>
          <w:rStyle w:val="CommentReference"/>
        </w:rPr>
        <w:annotationRef/>
      </w:r>
      <w:r>
        <w:rPr>
          <w:szCs w:val="20"/>
        </w:rPr>
        <w:t>I am a bit surprised. I thought the least connected species to be less important for the robustness compared to the most connected. How can the least connected species lead to almost all other species going extinct in four of the food webs?</w:t>
      </w:r>
    </w:p>
  </w:comment>
  <w:comment w:initials="FP" w:author="Frank Pennekamp" w:date="2022-09-28T13:37:00Z" w:id="27">
    <w:p w:rsidR="00E17408" w:rsidP="009E6AA9" w:rsidRDefault="00E17408" w14:paraId="64BCB286" w14:textId="77777777">
      <w:pPr>
        <w:jc w:val="left"/>
      </w:pPr>
      <w:r>
        <w:rPr>
          <w:rStyle w:val="CommentReference"/>
        </w:rPr>
        <w:annotationRef/>
      </w:r>
      <w:r>
        <w:rPr>
          <w:szCs w:val="20"/>
        </w:rPr>
        <w:t>needs to be explained</w:t>
      </w:r>
    </w:p>
  </w:comment>
  <w:comment w:initials="FP" w:author="Frank Pennekamp" w:date="2022-09-28T13:40:00Z" w:id="28">
    <w:p w:rsidR="00003F52" w:rsidP="00B71525" w:rsidRDefault="00003F52" w14:paraId="60AC3811" w14:textId="77777777">
      <w:pPr>
        <w:jc w:val="left"/>
      </w:pPr>
      <w:r>
        <w:rPr>
          <w:rStyle w:val="CommentReference"/>
        </w:rPr>
        <w:annotationRef/>
      </w:r>
      <w:r>
        <w:rPr>
          <w:szCs w:val="20"/>
        </w:rPr>
        <w:t>I would discuss this later</w:t>
      </w:r>
    </w:p>
  </w:comment>
  <w:comment w:initials="SG" w:author="Shyamolina Ghosh" w:date="2022-09-27T11:09:00Z" w:id="29">
    <w:p w:rsidR="0355615B" w:rsidRDefault="0355615B" w14:paraId="6BB480D6" w14:textId="29AFC436">
      <w:r>
        <w:t>just a query: how do you measure food web stability? the time required to extinct all species? or the persistance?</w:t>
      </w:r>
      <w:r>
        <w:annotationRef/>
      </w:r>
    </w:p>
  </w:comment>
  <w:comment w:initials="FP" w:author="Frank Pennekamp" w:date="2022-09-28T13:43:00Z" w:id="30">
    <w:p w:rsidR="00003F52" w:rsidP="00517C0B" w:rsidRDefault="00003F52" w14:paraId="6D4FC242" w14:textId="77777777">
      <w:pPr>
        <w:jc w:val="left"/>
      </w:pPr>
      <w:r>
        <w:rPr>
          <w:rStyle w:val="CommentReference"/>
        </w:rPr>
        <w:annotationRef/>
      </w:r>
      <w:r>
        <w:rPr>
          <w:szCs w:val="20"/>
        </w:rPr>
        <w:t>Ok, that explains why I was surprised while reading the results.</w:t>
      </w:r>
    </w:p>
  </w:comment>
  <w:comment w:initials="FP" w:author="Frank Pennekamp" w:date="2022-09-28T13:45:00Z" w:id="31">
    <w:p w:rsidR="00991E0C" w:rsidP="00BB4B18" w:rsidRDefault="00991E0C" w14:paraId="6141D910" w14:textId="77777777">
      <w:pPr>
        <w:jc w:val="left"/>
      </w:pPr>
      <w:r>
        <w:rPr>
          <w:rStyle w:val="CommentReference"/>
        </w:rPr>
        <w:annotationRef/>
      </w:r>
      <w:r>
        <w:rPr>
          <w:szCs w:val="20"/>
        </w:rPr>
        <w:t>Agreed. I thought of modularity as another predictor of robustness.</w:t>
      </w:r>
    </w:p>
  </w:comment>
  <w:comment w:initials="SG" w:author="Shyamolina Ghosh" w:date="2022-09-27T11:15:00Z" w:id="32">
    <w:p w:rsidR="0355615B" w:rsidRDefault="0355615B" w14:paraId="18515471" w14:textId="6AFF42C2">
      <w:r>
        <w:t>for example?</w:t>
      </w:r>
      <w:r>
        <w:annotationRef/>
      </w:r>
    </w:p>
  </w:comment>
  <w:comment w:initials="SG" w:author="Shyamolina Ghosh" w:date="2022-09-27T11:13:00Z" w:id="35">
    <w:p w:rsidR="0355615B" w:rsidRDefault="0355615B" w14:paraId="3C55D88C" w14:textId="63946D54">
      <w:r>
        <w:t>make the diagonal line dashed as said</w:t>
      </w:r>
      <w:r>
        <w:annotationRef/>
      </w:r>
    </w:p>
  </w:comment>
</w:comments>
</file>

<file path=word/commentsExtended.xml><?xml version="1.0" encoding="utf-8"?>
<w15:commentsEx xmlns:mc="http://schemas.openxmlformats.org/markup-compatibility/2006" xmlns:w15="http://schemas.microsoft.com/office/word/2012/wordml" mc:Ignorable="w15">
  <w15:commentEx w15:done="0" w15:paraId="2F04BF0A"/>
  <w15:commentEx w15:done="1" w15:paraId="1C7C02C1"/>
  <w15:commentEx w15:done="0" w15:paraId="11A295D9"/>
  <w15:commentEx w15:done="0" w15:paraId="613A6195"/>
  <w15:commentEx w15:done="0" w15:paraId="77A47CFD"/>
  <w15:commentEx w15:done="0" w15:paraId="394F67A3"/>
  <w15:commentEx w15:done="0" w15:paraId="5E7A849C"/>
  <w15:commentEx w15:done="0" w15:paraId="0B113B16"/>
  <w15:commentEx w15:done="0" w15:paraId="7AA8CBC7"/>
  <w15:commentEx w15:done="0" w15:paraId="60B2A7F2"/>
  <w15:commentEx w15:done="0" w15:paraId="552EF35A"/>
  <w15:commentEx w15:done="0" w15:paraId="15DDDF19"/>
  <w15:commentEx w15:done="0" w15:paraId="00BDD8B8"/>
  <w15:commentEx w15:done="0" w15:paraId="082C22F9"/>
  <w15:commentEx w15:done="0" w15:paraId="0EB9DE5E"/>
  <w15:commentEx w15:done="0" w15:paraId="5F091891"/>
  <w15:commentEx w15:done="0" w15:paraId="3F7C5814"/>
  <w15:commentEx w15:done="0" w15:paraId="708A4430"/>
  <w15:commentEx w15:done="0" w15:paraId="32BE4E13"/>
  <w15:commentEx w15:done="0" w15:paraId="64BCB286"/>
  <w15:commentEx w15:done="0" w15:paraId="60AC3811"/>
  <w15:commentEx w15:done="0" w15:paraId="6BB480D6"/>
  <w15:commentEx w15:done="0" w15:paraId="6D4FC242"/>
  <w15:commentEx w15:done="0" w15:paraId="6141D910"/>
  <w15:commentEx w15:done="0" w15:paraId="18515471"/>
  <w15:commentEx w15:done="0" w15:paraId="3C55D88C"/>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6DE9F92" w16cex:dateUtc="2022-09-28T08:25:00Z"/>
  <w16cex:commentExtensible w16cex:durableId="26DEA3AE" w16cex:dateUtc="2022-09-28T08:42:00Z"/>
  <w16cex:commentExtensible w16cex:durableId="0AAD42A0" w16cex:dateUtc="2022-09-27T08:15:00Z"/>
  <w16cex:commentExtensible w16cex:durableId="26DEA608" w16cex:dateUtc="2022-09-28T08:52:00Z"/>
  <w16cex:commentExtensible w16cex:durableId="26DEA665" w16cex:dateUtc="2022-09-28T08:54:00Z"/>
  <w16cex:commentExtensible w16cex:durableId="26DEA691" w16cex:dateUtc="2022-09-28T08:55:00Z"/>
  <w16cex:commentExtensible w16cex:durableId="138487A0" w16cex:dateUtc="2022-09-27T08:18:00Z"/>
  <w16cex:commentExtensible w16cex:durableId="26DEA84E" w16cex:dateUtc="2022-09-28T09:02:00Z"/>
  <w16cex:commentExtensible w16cex:durableId="26DEA879" w16cex:dateUtc="2022-09-28T09:03:00Z"/>
  <w16cex:commentExtensible w16cex:durableId="26DEA8B1" w16cex:dateUtc="2022-09-28T09:04:00Z"/>
  <w16cex:commentExtensible w16cex:durableId="35F6AA1C" w16cex:dateUtc="2022-09-27T08:22:00Z"/>
  <w16cex:commentExtensible w16cex:durableId="02504486" w16cex:dateUtc="2022-09-27T08:26:00Z"/>
  <w16cex:commentExtensible w16cex:durableId="26DEAA07" w16cex:dateUtc="2022-09-28T09:09:00Z"/>
  <w16cex:commentExtensible w16cex:durableId="5E6B782F" w16cex:dateUtc="2022-09-27T08:34:00Z"/>
  <w16cex:commentExtensible w16cex:durableId="26DEC3CD" w16cex:dateUtc="2022-09-28T10:59:00Z"/>
  <w16cex:commentExtensible w16cex:durableId="26DEC4A9" w16cex:dateUtc="2022-09-28T11:03:00Z"/>
  <w16cex:commentExtensible w16cex:durableId="26DEC642" w16cex:dateUtc="2022-09-28T11:10:00Z"/>
  <w16cex:commentExtensible w16cex:durableId="26DECB52" w16cex:dateUtc="2022-09-28T11:32:00Z"/>
  <w16cex:commentExtensible w16cex:durableId="26DECC44" w16cex:dateUtc="2022-09-28T11:36:00Z"/>
  <w16cex:commentExtensible w16cex:durableId="26DECC8C" w16cex:dateUtc="2022-09-28T11:37:00Z"/>
  <w16cex:commentExtensible w16cex:durableId="26DECD5D" w16cex:dateUtc="2022-09-28T11:40:00Z"/>
  <w16cex:commentExtensible w16cex:durableId="71D9B57A" w16cex:dateUtc="2022-09-27T09:09:00Z"/>
  <w16cex:commentExtensible w16cex:durableId="26DECDFB" w16cex:dateUtc="2022-09-28T11:43:00Z"/>
  <w16cex:commentExtensible w16cex:durableId="26DECE79" w16cex:dateUtc="2022-09-28T11:45:00Z"/>
  <w16cex:commentExtensible w16cex:durableId="2DCA5AAE" w16cex:dateUtc="2022-09-27T09:15:00Z"/>
  <w16cex:commentExtensible w16cex:durableId="7635CF39" w16cex:dateUtc="2022-09-27T09:13:00Z"/>
</w16cex:commentsExtensible>
</file>

<file path=word/commentsIds.xml><?xml version="1.0" encoding="utf-8"?>
<w16cid:commentsIds xmlns:mc="http://schemas.openxmlformats.org/markup-compatibility/2006" xmlns:w16cid="http://schemas.microsoft.com/office/word/2016/wordml/cid" mc:Ignorable="w16cid">
  <w16cid:commentId w16cid:paraId="2F04BF0A" w16cid:durableId="26DE9F92"/>
  <w16cid:commentId w16cid:paraId="1C7C02C1" w16cid:durableId="26DEA3AE"/>
  <w16cid:commentId w16cid:paraId="11A295D9" w16cid:durableId="0AAD42A0"/>
  <w16cid:commentId w16cid:paraId="613A6195" w16cid:durableId="26DEA608"/>
  <w16cid:commentId w16cid:paraId="77A47CFD" w16cid:durableId="26DEA665"/>
  <w16cid:commentId w16cid:paraId="394F67A3" w16cid:durableId="26DEA691"/>
  <w16cid:commentId w16cid:paraId="5E7A849C" w16cid:durableId="138487A0"/>
  <w16cid:commentId w16cid:paraId="0B113B16" w16cid:durableId="26DEA84E"/>
  <w16cid:commentId w16cid:paraId="7AA8CBC7" w16cid:durableId="26DEA879"/>
  <w16cid:commentId w16cid:paraId="60B2A7F2" w16cid:durableId="26DEA8B1"/>
  <w16cid:commentId w16cid:paraId="552EF35A" w16cid:durableId="35F6AA1C"/>
  <w16cid:commentId w16cid:paraId="15DDDF19" w16cid:durableId="02504486"/>
  <w16cid:commentId w16cid:paraId="00BDD8B8" w16cid:durableId="26DEAA07"/>
  <w16cid:commentId w16cid:paraId="082C22F9" w16cid:durableId="5E6B782F"/>
  <w16cid:commentId w16cid:paraId="0EB9DE5E" w16cid:durableId="26DEC3CD"/>
  <w16cid:commentId w16cid:paraId="5F091891" w16cid:durableId="26DEC4A9"/>
  <w16cid:commentId w16cid:paraId="3F7C5814" w16cid:durableId="26DEC642"/>
  <w16cid:commentId w16cid:paraId="708A4430" w16cid:durableId="26DECB52"/>
  <w16cid:commentId w16cid:paraId="32BE4E13" w16cid:durableId="26DECC44"/>
  <w16cid:commentId w16cid:paraId="64BCB286" w16cid:durableId="26DECC8C"/>
  <w16cid:commentId w16cid:paraId="60AC3811" w16cid:durableId="26DECD5D"/>
  <w16cid:commentId w16cid:paraId="6BB480D6" w16cid:durableId="71D9B57A"/>
  <w16cid:commentId w16cid:paraId="6D4FC242" w16cid:durableId="26DECDFB"/>
  <w16cid:commentId w16cid:paraId="6141D910" w16cid:durableId="26DECE79"/>
  <w16cid:commentId w16cid:paraId="18515471" w16cid:durableId="2DCA5AAE"/>
  <w16cid:commentId w16cid:paraId="3C55D88C" w16cid:durableId="7635CF3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43273" w:rsidRDefault="00F43273" w14:paraId="53128261" w14:textId="77777777">
      <w:pPr>
        <w:spacing w:after="0" w:line="240" w:lineRule="auto"/>
      </w:pPr>
      <w:r>
        <w:separator/>
      </w:r>
    </w:p>
  </w:endnote>
  <w:endnote w:type="continuationSeparator" w:id="0">
    <w:p w:rsidR="00F43273" w:rsidRDefault="00F43273" w14:paraId="62486C05"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E6764" w:rsidRDefault="00991E0C" w14:paraId="7B20FA2E" w14:textId="77777777">
    <w:pPr>
      <w:spacing w:after="0" w:line="259" w:lineRule="auto"/>
      <w:ind w:left="0" w:right="20" w:firstLine="0"/>
      <w:jc w:val="center"/>
    </w:pP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E6764" w:rsidRDefault="00991E0C" w14:paraId="2903CBC8" w14:textId="77777777">
    <w:pPr>
      <w:spacing w:after="0" w:line="259" w:lineRule="auto"/>
      <w:ind w:left="0" w:right="20" w:firstLine="0"/>
      <w:jc w:val="center"/>
    </w:pPr>
    <w:r>
      <w:fldChar w:fldCharType="begin"/>
    </w:r>
    <w:r>
      <w:instrText xml:space="preserve"> PAGE   \* MERGEFORMAT </w:instrText>
    </w:r>
    <w:r>
      <w:fldChar w:fldCharType="separate"/>
    </w:r>
    <w: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E6764" w:rsidRDefault="00FE6764" w14:paraId="45FB0818" w14:textId="77777777">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E6764" w:rsidRDefault="00FE6764" w14:paraId="4101652C" w14:textId="77777777">
    <w:pPr>
      <w:spacing w:after="160" w:line="259" w:lineRule="auto"/>
      <w:ind w:left="0" w:righ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E6764" w:rsidRDefault="00FE6764" w14:paraId="44EAFD9C" w14:textId="77777777">
    <w:pPr>
      <w:spacing w:after="160" w:line="259" w:lineRule="auto"/>
      <w:ind w:left="0" w:righ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E6764" w:rsidRDefault="00FE6764" w14:paraId="1299C43A" w14:textId="77777777">
    <w:pPr>
      <w:spacing w:after="160" w:line="259" w:lineRule="auto"/>
      <w:ind w:left="0" w:righ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E6764" w:rsidRDefault="00991E0C" w14:paraId="780E4257" w14:textId="77777777">
    <w:pPr>
      <w:spacing w:after="0" w:line="259" w:lineRule="auto"/>
      <w:ind w:left="0" w:right="55" w:firstLine="0"/>
      <w:jc w:val="center"/>
    </w:pPr>
    <w:r>
      <w:fldChar w:fldCharType="begin"/>
    </w:r>
    <w:r>
      <w:instrText xml:space="preserve"> PAGE   \* MERGEFORMAT </w:instrText>
    </w:r>
    <w:r>
      <w:fldChar w:fldCharType="separate"/>
    </w:r>
    <w:r>
      <w:t>7</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E6764" w:rsidRDefault="00991E0C" w14:paraId="15EC428A" w14:textId="77777777">
    <w:pPr>
      <w:spacing w:after="0" w:line="259" w:lineRule="auto"/>
      <w:ind w:left="0" w:right="55" w:firstLine="0"/>
      <w:jc w:val="center"/>
    </w:pPr>
    <w:r>
      <w:fldChar w:fldCharType="begin"/>
    </w:r>
    <w:r>
      <w:instrText xml:space="preserve"> PAGE   \* MERGEFORMAT </w:instrText>
    </w:r>
    <w:r>
      <w:fldChar w:fldCharType="separate"/>
    </w:r>
    <w:r>
      <w:t>7</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E6764" w:rsidRDefault="00991E0C" w14:paraId="029D3920" w14:textId="77777777">
    <w:pPr>
      <w:spacing w:after="0" w:line="259" w:lineRule="auto"/>
      <w:ind w:left="0" w:right="55" w:firstLine="0"/>
      <w:jc w:val="center"/>
    </w:pPr>
    <w:r>
      <w:fldChar w:fldCharType="begin"/>
    </w:r>
    <w:r>
      <w:instrText xml:space="preserve"> PAGE   \* MERGEFORMAT </w:instrText>
    </w:r>
    <w:r>
      <w:fldChar w:fldCharType="separate"/>
    </w:r>
    <w:r>
      <w:t>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43273" w:rsidRDefault="00F43273" w14:paraId="3DEEC669" w14:textId="77777777">
      <w:pPr>
        <w:spacing w:after="0" w:line="259" w:lineRule="auto"/>
        <w:ind w:left="269" w:right="0" w:firstLine="0"/>
        <w:jc w:val="left"/>
      </w:pPr>
      <w:r>
        <w:separator/>
      </w:r>
    </w:p>
  </w:footnote>
  <w:footnote w:type="continuationSeparator" w:id="0">
    <w:p w:rsidR="00F43273" w:rsidRDefault="00F43273" w14:paraId="3656B9AB" w14:textId="77777777">
      <w:pPr>
        <w:spacing w:after="0" w:line="259" w:lineRule="auto"/>
        <w:ind w:left="269" w:right="0" w:firstLine="0"/>
        <w:jc w:val="left"/>
      </w:pPr>
      <w:r>
        <w:continuationSeparator/>
      </w:r>
    </w:p>
  </w:footnote>
  <w:footnote w:id="1">
    <w:p w:rsidR="00FE6764" w:rsidRDefault="00991E0C" w14:paraId="722E5E23" w14:textId="77777777">
      <w:pPr>
        <w:pStyle w:val="footnotedescription"/>
      </w:pPr>
      <w:r>
        <w:rPr>
          <w:rStyle w:val="footnotemark"/>
        </w:rPr>
        <w:footnoteRef/>
      </w:r>
      <w:r>
        <w:t xml:space="preserve"> Corresponding author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E6764" w:rsidRDefault="00991E0C" w14:paraId="64BB186B" w14:textId="77777777">
    <w:pPr>
      <w:spacing w:after="0" w:line="259" w:lineRule="auto"/>
      <w:ind w:left="0" w:right="39" w:firstLine="0"/>
      <w:jc w:val="right"/>
    </w:pPr>
    <w:r>
      <w:t xml:space="preserve">A </w:t>
    </w:r>
    <w:r>
      <w:t>preprint - September 23, 2022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E6764" w:rsidRDefault="00991E0C" w14:paraId="29E20AE7" w14:textId="77777777">
    <w:pPr>
      <w:spacing w:after="0" w:line="259" w:lineRule="auto"/>
      <w:ind w:left="0" w:right="39" w:firstLine="0"/>
      <w:jc w:val="right"/>
    </w:pPr>
    <w:r>
      <w:t>A preprint - September 23, 2022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E6764" w:rsidRDefault="00FE6764" w14:paraId="4B94D5A5" w14:textId="77777777">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E6764" w:rsidRDefault="00FE6764" w14:paraId="4B99056E" w14:textId="77777777">
    <w:pPr>
      <w:spacing w:after="160" w:line="259" w:lineRule="auto"/>
      <w:ind w:left="0" w:righ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E6764" w:rsidRDefault="00FE6764" w14:paraId="4DDBEF00" w14:textId="77777777">
    <w:pPr>
      <w:spacing w:after="160" w:line="259" w:lineRule="auto"/>
      <w:ind w:left="0" w:righ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E6764" w:rsidRDefault="00FE6764" w14:paraId="049F31CB" w14:textId="77777777">
    <w:pPr>
      <w:spacing w:after="160" w:line="259" w:lineRule="auto"/>
      <w:ind w:left="0" w:righ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E6764" w:rsidRDefault="00991E0C" w14:paraId="17C59C95" w14:textId="77777777">
    <w:pPr>
      <w:spacing w:after="0" w:line="259" w:lineRule="auto"/>
      <w:ind w:left="0" w:right="73" w:firstLine="0"/>
      <w:jc w:val="right"/>
    </w:pPr>
    <w:r>
      <w:t>A preprint - September 23, 2022</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E6764" w:rsidRDefault="00991E0C" w14:paraId="09D3602D" w14:textId="77777777">
    <w:pPr>
      <w:spacing w:after="0" w:line="259" w:lineRule="auto"/>
      <w:ind w:left="0" w:right="73" w:firstLine="0"/>
      <w:jc w:val="right"/>
    </w:pPr>
    <w:r>
      <w:t>A preprint - September 23, 2022</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E6764" w:rsidRDefault="00991E0C" w14:paraId="590ADC28" w14:textId="77777777">
    <w:pPr>
      <w:spacing w:after="0" w:line="259" w:lineRule="auto"/>
      <w:ind w:left="0" w:right="73" w:firstLine="0"/>
      <w:jc w:val="right"/>
    </w:pPr>
    <w:r>
      <w:t>A preprint - September 23, 2022</w:t>
    </w:r>
  </w:p>
</w:hdr>
</file>

<file path=word/intelligence2.xml><?xml version="1.0" encoding="utf-8"?>
<int2:intelligence xmlns:int2="http://schemas.microsoft.com/office/intelligence/2020/intelligence" xmlns:oel="http://schemas.microsoft.com/office/2019/extlst">
  <int2:observations>
    <int2:bookmark int2:bookmarkName="_Int_e64rP7K8" int2:invalidationBookmarkName="" int2:hashCode="OwkcH+l8eURstz" int2:id="gTsjQU40">
      <int2:extLst>
        <oel:ext uri="426473B9-03D8-482F-96C9-C2C85392BACA">
          <int2:similarityCritique int2:version="1" int2:context="“The Probabilistic Niche Model Reveals the Niche Structure and Role of Body Size in a Complex Food Web.”">
            <int2:source int2:sourceType="Online" int2:sourceTitle="The Probabilistic Niche Model Reveals the Niche Structure and ... - PLOS" int2:sourceUrl="https://journals.plos.org/plosone/article/file?id=10.1371/journal.pone.0012092&amp;type=printable" int2:sourceSnippet="The Probabilistic Niche Model Reveals the Niche Structure and Role of Body Size in a Complex Food Web Richard J. Williams*, Ananthi Anandanadesan¤, Drew Purves Microsoft Research, Cambridge, United Kingdom Abstract The niche model has been widely used to model the structure of complex food webs, and yet the ecological meaning of the">
              <int2:suggestions int2:citationType="Inline">
                <int2:suggestion int2:citationStyle="Mla" int2:isIdentical="0">
                  <int2:citationText>(“The Probabilistic Niche Model Reveals the Niche Structure and ... - PLOS”)</int2:citationText>
                </int2:suggestion>
                <int2:suggestion int2:citationStyle="Apa" int2:isIdentical="0">
                  <int2:citationText>(“The Probabilistic Niche Model Reveals the Niche Structure and ... - PLOS”)</int2:citationText>
                </int2:suggestion>
                <int2:suggestion int2:citationStyle="Chicago" int2:isIdentical="0">
                  <int2:citationText>(“The Probabilistic Niche Model Reveals the Niche Structure and ... - PLOS”)</int2:citationText>
                </int2:suggestion>
              </int2:suggestions>
              <int2:suggestions int2:citationType="Full">
                <int2:suggestion int2:citationStyle="Mla" int2:isIdentical="0">
                  <int2:citationText>&lt;i&gt;The Probabilistic Niche Model Reveals the Niche Structure and ... - PLOS&lt;/i&gt;, https://journals.plos.org/plosone/article/file?id=10.1371/journal.pone.0012092&amp;type=printable.</int2:citationText>
                </int2:suggestion>
                <int2:suggestion int2:citationStyle="Apa" int2:isIdentical="0">
                  <int2:citationText>&lt;i&gt;The Probabilistic Niche Model Reveals the Niche Structure and ... - PLOS&lt;/i&gt;. (n.d.). Retrieved from https://journals.plos.org/plosone/article/file?id=10.1371/journal.pone.0012092&amp;type=printable</int2:citationText>
                </int2:suggestion>
                <int2:suggestion int2:citationStyle="Chicago" int2:isIdentical="0">
                  <int2:citationText>“The Probabilistic Niche Model Reveals the Niche Structure and ... - PLOS” n.d., https://journals.plos.org/plosone/article/file?id=10.1371/journal.pone.0012092&amp;type=printable.</int2:citationText>
                </int2:suggestion>
              </int2:suggestions>
            </int2:source>
            <int2:source int2:sourceType="Online" int2:sourceTitle="The probabilistic niche model reveals the niche structure and ... - CORE" int2:sourceUrl="https://core.ac.uk/display/90716217" int2:sourceSnippet="The probabilistic niche model reveals the niche structure and role of body size in a complex food web. By Richard J Williams, Ananthi Anandanadesan and Drew Purves. Cite . BibTex; Full citation; Abstract. The niche model has been widely used to model the structure of complex food webs, and yet the ecological meaning of the single niche ...">
              <int2:suggestions int2:citationType="Inline">
                <int2:suggestion int2:citationStyle="Mla" int2:isIdentical="0">
                  <int2:citationText>(“The probabilistic niche model reveals the niche structure and ... - CORE”)</int2:citationText>
                </int2:suggestion>
                <int2:suggestion int2:citationStyle="Apa" int2:isIdentical="0">
                  <int2:citationText>(“The probabilistic niche model reveals the niche structure and ... - CORE”)</int2:citationText>
                </int2:suggestion>
                <int2:suggestion int2:citationStyle="Chicago" int2:isIdentical="0">
                  <int2:citationText>(“The probabilistic niche model reveals the niche structure and ... - CORE”)</int2:citationText>
                </int2:suggestion>
              </int2:suggestions>
              <int2:suggestions int2:citationType="Full">
                <int2:suggestion int2:citationStyle="Mla" int2:isIdentical="0">
                  <int2:citationText>&lt;i&gt;The probabilistic niche model reveals the niche structure and ... - CORE&lt;/i&gt;, https://core.ac.uk/display/90716217.</int2:citationText>
                </int2:suggestion>
                <int2:suggestion int2:citationStyle="Apa" int2:isIdentical="0">
                  <int2:citationText>&lt;i&gt;The probabilistic niche model reveals the niche structure and ... - CORE&lt;/i&gt;. (n.d.). Retrieved from https://core.ac.uk/display/90716217</int2:citationText>
                </int2:suggestion>
                <int2:suggestion int2:citationStyle="Chicago" int2:isIdentical="0">
                  <int2:citationText>“The probabilistic niche model reveals the niche structure and ... - CORE” n.d., https://core.ac.uk/display/90716217.</int2:citationText>
                </int2:suggestion>
              </int2:suggestions>
            </int2:source>
            <int2:source int2:sourceType="Online" int2:sourceTitle="The Probabilistic Niche Model Reveals the Niche Structure and ... - CORE" int2:sourceUrl="https://core.ac.uk/display/284802715" int2:sourceSnippet="The Probabilistic Niche Model Reveals the Niche Structure and Role of Body Size in a Complex Food Web . By Richard J. Williams, Ananthi Anandanadesan and Drew Purves. Cite . BibTex; Full citation; Publisher: Public Library of Science (PLoS) Year: 2010. DOI identifier: 10.1371/journal ...">
              <int2:suggestions int2:citationType="Inline">
                <int2:suggestion int2:citationStyle="Mla" int2:isIdentical="0">
                  <int2:citationText>(“The Probabilistic Niche Model Reveals the Niche Structure and ... - CORE”)</int2:citationText>
                </int2:suggestion>
                <int2:suggestion int2:citationStyle="Apa" int2:isIdentical="0">
                  <int2:citationText>(“The Probabilistic Niche Model Reveals the Niche Structure and ... - CORE”)</int2:citationText>
                </int2:suggestion>
                <int2:suggestion int2:citationStyle="Chicago" int2:isIdentical="0">
                  <int2:citationText>(“The Probabilistic Niche Model Reveals the Niche Structure and ... - CORE”)</int2:citationText>
                </int2:suggestion>
              </int2:suggestions>
              <int2:suggestions int2:citationType="Full">
                <int2:suggestion int2:citationStyle="Mla" int2:isIdentical="0">
                  <int2:citationText>&lt;i&gt;The Probabilistic Niche Model Reveals the Niche Structure and ... - CORE&lt;/i&gt;, https://core.ac.uk/display/284802715.</int2:citationText>
                </int2:suggestion>
                <int2:suggestion int2:citationStyle="Apa" int2:isIdentical="0">
                  <int2:citationText>&lt;i&gt;The Probabilistic Niche Model Reveals the Niche Structure and ... - CORE&lt;/i&gt;. (n.d.). Retrieved from https://core.ac.uk/display/284802715</int2:citationText>
                </int2:suggestion>
                <int2:suggestion int2:citationStyle="Chicago" int2:isIdentical="0">
                  <int2:citationText>“The Probabilistic Niche Model Reveals the Niche Structure and ... - CORE” n.d., https://core.ac.uk/display/284802715.</int2:citationText>
                </int2:suggestion>
              </int2:suggestions>
            </int2:source>
          </int2:similarityCritique>
        </oel:ext>
      </int2:extLst>
    </int2:bookmark>
    <int2:bookmark int2:bookmarkName="_Int_TOmwO112" int2:invalidationBookmarkName="" int2:hashCode="apLVvyCP3s7JBS" int2:id="Loz9woAg">
      <int2:extLst>
        <oel:ext uri="426473B9-03D8-482F-96C9-C2C85392BACA">
          <int2:similarityCritique int2:version="1" int2:context="“Effects of Network and Dynamical Model Structure on Species Persistence in Large Model Food Webs.”">
            <int2:source int2:sourceType="Online" int2:sourceTitle="Effects of network and dynamical model structure on species persistence ..." int2:sourceUrl="https://link.springer.com/content/pdf/10.1007/s12080-008-0013-5.pdf" int2:sourceSnippet="Effects of network and dynamical model structure on species persistence in large model food webs Richard J. Williams Received: 10 October 2007 /Accepted: 28 January 2008 / Published online: 14 March 2008 # Springer Science + Business Media B.V. 2008 Abstract Four models of network structure are combined">
              <int2:suggestions int2:citationType="Inline">
                <int2:suggestion int2:citationStyle="Mla" int2:isIdentical="0">
                  <int2:citationText>(“Effects of network and dynamical model structure on species persistence ...”)</int2:citationText>
                </int2:suggestion>
                <int2:suggestion int2:citationStyle="Apa" int2:isIdentical="0">
                  <int2:citationText>(“Effects of network and dynamical model structure on species persistence ...”)</int2:citationText>
                </int2:suggestion>
                <int2:suggestion int2:citationStyle="Chicago" int2:isIdentical="0">
                  <int2:citationText>(“Effects of network and dynamical model structure on species persistence ...”)</int2:citationText>
                </int2:suggestion>
              </int2:suggestions>
              <int2:suggestions int2:citationType="Full">
                <int2:suggestion int2:citationStyle="Mla" int2:isIdentical="0">
                  <int2:citationText>&lt;i&gt;Effects of network and dynamical model structure on species persistence ...&lt;/i&gt;, https://link.springer.com/content/pdf/10.1007/s12080-008-0013-5.pdf.</int2:citationText>
                </int2:suggestion>
                <int2:suggestion int2:citationStyle="Apa" int2:isIdentical="0">
                  <int2:citationText>&lt;i&gt;Effects of network and dynamical model structure on species persistence ...&lt;/i&gt;. (n.d.). Retrieved from https://link.springer.com/content/pdf/10.1007/s12080-008-0013-5.pdf</int2:citationText>
                </int2:suggestion>
                <int2:suggestion int2:citationStyle="Chicago" int2:isIdentical="0">
                  <int2:citationText>“Effects of network and dynamical model structure on species persistence ...” n.d., https://link.springer.com/content/pdf/10.1007/s12080-008-0013-5.pdf.</int2:citationText>
                </int2:suggestion>
              </int2:suggestions>
            </int2:source>
            <int2:source int2:sourceType="Online" int2:sourceTitle="Compartmentalization increases food-web persistence | PNAS" int2:sourceUrl="https://www.pnas.org/doi/10.1073/pnas.1014353108" int2:sourceSnippet="RJ Williams, Effects of network and dynamical model structure on species persistence in large model food webs. Theor Ecol 1, 141–151 (2008). Crossref. Google Scholar. 35. U Brose, et al., Consumer-resource body-size relationships in natural food webs. Ecology 87, 2411–2417 (2006).">
              <int2:suggestions int2:citationType="Inline">
                <int2:suggestion int2:citationStyle="Mla" int2:isIdentical="0">
                  <int2:citationText>(“Compartmentalization increases food-web persistence | PNAS”)</int2:citationText>
                </int2:suggestion>
                <int2:suggestion int2:citationStyle="Apa" int2:isIdentical="0">
                  <int2:citationText>(“Compartmentalization increases food-web persistence | PNAS”)</int2:citationText>
                </int2:suggestion>
                <int2:suggestion int2:citationStyle="Chicago" int2:isIdentical="0">
                  <int2:citationText>(“Compartmentalization increases food-web persistence | PNAS”)</int2:citationText>
                </int2:suggestion>
              </int2:suggestions>
              <int2:suggestions int2:citationType="Full">
                <int2:suggestion int2:citationStyle="Mla" int2:isIdentical="0">
                  <int2:citationText>&lt;i&gt;Compartmentalization increases food-web persistence | PNAS&lt;/i&gt;, https://www.pnas.org/doi/10.1073/pnas.1014353108.</int2:citationText>
                </int2:suggestion>
                <int2:suggestion int2:citationStyle="Apa" int2:isIdentical="0">
                  <int2:citationText>&lt;i&gt;Compartmentalization increases food-web persistence | PNAS&lt;/i&gt;. (n.d.). Retrieved from https://www.pnas.org/doi/10.1073/pnas.1014353108</int2:citationText>
                </int2:suggestion>
                <int2:suggestion int2:citationStyle="Chicago" int2:isIdentical="0">
                  <int2:citationText>“Compartmentalization increases food-web persistence | PNAS” n.d., https://www.pnas.org/doi/10.1073/pnas.1014353108.</int2:citationText>
                </int2:suggestion>
              </int2:suggestions>
            </int2:source>
            <int2:source int2:sourceType="Online" int2:sourceTitle="A topo-dynamical perspective to evaluate indirect interactions in ..." int2:sourceUrl="https://www.sciencedirect.com/science/article/pii/S0304380012005625" int2:sourceSnippet="A topo-dynamical perspective to evaluate indirect interactions in trophic webs: New indexes. Author links open overlay panel Maria Daniela Torres-Alruiz a Diego J. Rodríguez b 1. Show more. Share. ... Effects of network and dynamical model structure on species persistence in large model food webs. Theoretical Ecology, 1 (2008), pp. 141-151.">
              <int2:suggestions int2:citationType="Inline">
                <int2:suggestion int2:citationStyle="Mla" int2:isIdentical="0">
                  <int2:citationText>(“A topo-dynamical perspective to evaluate indirect interactions in ...”)</int2:citationText>
                </int2:suggestion>
                <int2:suggestion int2:citationStyle="Apa" int2:isIdentical="0">
                  <int2:citationText>(“A topo-dynamical perspective to evaluate indirect interactions in ...”)</int2:citationText>
                </int2:suggestion>
                <int2:suggestion int2:citationStyle="Chicago" int2:isIdentical="0">
                  <int2:citationText>(“A topo-dynamical perspective to evaluate indirect interactions in ...”)</int2:citationText>
                </int2:suggestion>
              </int2:suggestions>
              <int2:suggestions int2:citationType="Full">
                <int2:suggestion int2:citationStyle="Mla" int2:isIdentical="0">
                  <int2:citationText>&lt;i&gt;A topo-dynamical perspective to evaluate indirect interactions in ...&lt;/i&gt;, https://www.sciencedirect.com/science/article/pii/S0304380012005625.</int2:citationText>
                </int2:suggestion>
                <int2:suggestion int2:citationStyle="Apa" int2:isIdentical="0">
                  <int2:citationText>&lt;i&gt;A topo-dynamical perspective to evaluate indirect interactions in ...&lt;/i&gt;. (n.d.). Retrieved from https://www.sciencedirect.com/science/article/pii/S0304380012005625</int2:citationText>
                </int2:suggestion>
                <int2:suggestion int2:citationStyle="Chicago" int2:isIdentical="0">
                  <int2:citationText>“A topo-dynamical perspective to evaluate indirect interactions in ...” n.d., https://www.sciencedirect.com/science/article/pii/S0304380012005625.</int2:citationText>
                </int2:suggestion>
              </int2:suggestions>
            </int2:source>
          </int2:similarityCritique>
        </oel:ext>
      </int2:extLst>
    </int2:bookmark>
    <int2:bookmark int2:bookmarkName="_Int_tTWnHcoz" int2:invalidationBookmarkName="" int2:hashCode="2YAs23IObV1lB5" int2:id="DCQBFKr0">
      <int2:extLst>
        <oel:ext uri="426473B9-03D8-482F-96C9-C2C85392BACA">
          <int2:similarityCritique int2:version="1" int2:context="“Ecologists Should Not Use Statistical Significance Tests to Interpret Simulation Model Results.”">
            <int2:source int2:sourceType="Online" int2:sourceTitle="Ecologists should not use statistical significance tests to interpret ..." int2:sourceUrl="https://onlinelibrary.wiley.com/doi/full/10.1111/j.1600-0706.2013.01073.x" int2:sourceSnippet="Ecologists should not use statistical significance tests to interpret simulation model results. J. Wilson White. Dept of Biology and Marine Biology, Univ. of North Carolina Wilmington, Wilmington, NC 28403, USA. Search for more papers by this author. Andrew Rassweiler.">
              <int2:suggestions int2:citationType="Inline">
                <int2:suggestion int2:citationStyle="Mla" int2:isIdentical="0">
                  <int2:citationText>(“Ecologists should not use statistical significance tests to interpret ...”)</int2:citationText>
                </int2:suggestion>
                <int2:suggestion int2:citationStyle="Apa" int2:isIdentical="0">
                  <int2:citationText>(“Ecologists should not use statistical significance tests to interpret ...”)</int2:citationText>
                </int2:suggestion>
                <int2:suggestion int2:citationStyle="Chicago" int2:isIdentical="0">
                  <int2:citationText>(“Ecologists should not use statistical significance tests to interpret ...”)</int2:citationText>
                </int2:suggestion>
              </int2:suggestions>
              <int2:suggestions int2:citationType="Full">
                <int2:suggestion int2:citationStyle="Mla" int2:isIdentical="0">
                  <int2:citationText>&lt;i&gt;Ecologists should not use statistical significance tests to interpret ...&lt;/i&gt;, https://onlinelibrary.wiley.com/doi/full/10.1111/j.1600-0706.2013.01073.x.</int2:citationText>
                </int2:suggestion>
                <int2:suggestion int2:citationStyle="Apa" int2:isIdentical="0">
                  <int2:citationText>&lt;i&gt;Ecologists should not use statistical significance tests to interpret ...&lt;/i&gt;. (n.d.). Retrieved from https://onlinelibrary.wiley.com/doi/full/10.1111/j.1600-0706.2013.01073.x</int2:citationText>
                </int2:suggestion>
                <int2:suggestion int2:citationStyle="Chicago" int2:isIdentical="0">
                  <int2:citationText>“Ecologists should not use statistical significance tests to interpret ...” n.d., https://onlinelibrary.wiley.com/doi/full/10.1111/j.1600-0706.2013.01073.x.</int2:citationText>
                </int2:suggestion>
              </int2:suggestions>
            </int2:source>
            <int2:source int2:sourceType="Online" int2:sourceTitle="Ecologists should not use statistical significance tests to interpret ..." int2:sourceUrl="https://onlinelibrary.wiley.com/doi/10.1111/j.1600-0706.2013.01073.x" int2:sourceSnippet="Ecologists should not use statistical significance tests to interpret simulation model results. J. Wilson White, J. Wilson White. Dept of Biology and Marine Biology, Univ. of North Carolina Wilmington, Wilmington, NC 28403, USA. Search for more papers by this author. Andrew Rassweiler,">
              <int2:suggestions int2:citationType="Inline">
                <int2:suggestion int2:citationStyle="Mla" int2:isIdentical="0">
                  <int2:citationText>(“Ecologists should not use statistical significance tests to interpret ...”)</int2:citationText>
                </int2:suggestion>
                <int2:suggestion int2:citationStyle="Apa" int2:isIdentical="0">
                  <int2:citationText>(“Ecologists should not use statistical significance tests to interpret ...”)</int2:citationText>
                </int2:suggestion>
                <int2:suggestion int2:citationStyle="Chicago" int2:isIdentical="0">
                  <int2:citationText>(“Ecologists should not use statistical significance tests to interpret ...”)</int2:citationText>
                </int2:suggestion>
              </int2:suggestions>
              <int2:suggestions int2:citationType="Full">
                <int2:suggestion int2:citationStyle="Mla" int2:isIdentical="0">
                  <int2:citationText>&lt;i&gt;Ecologists should not use statistical significance tests to interpret ...&lt;/i&gt;, https://onlinelibrary.wiley.com/doi/10.1111/j.1600-0706.2013.01073.x.</int2:citationText>
                </int2:suggestion>
                <int2:suggestion int2:citationStyle="Apa" int2:isIdentical="0">
                  <int2:citationText>&lt;i&gt;Ecologists should not use statistical significance tests to interpret ...&lt;/i&gt;. (n.d.). Retrieved from https://onlinelibrary.wiley.com/doi/10.1111/j.1600-0706.2013.01073.x</int2:citationText>
                </int2:suggestion>
                <int2:suggestion int2:citationStyle="Chicago" int2:isIdentical="0">
                  <int2:citationText>“Ecologists should not use statistical significance tests to interpret ...” n.d., https://onlinelibrary.wiley.com/doi/10.1111/j.1600-0706.2013.01073.x.</int2:citationText>
                </int2:suggestion>
              </int2:suggestions>
            </int2:source>
            <int2:source int2:sourceType="Online" int2:sourceTitle="Ecologists should not use statistical significance tests to interpret ..." int2:sourceUrl="https://www.stat.washington.edu/peter/342/White.pdf" int2:sourceSnippet="Ecologists should not use statistical significance tests to interpret simulation model results J. Wilson White, Andrew Rassweiler, Jameal F. Samhouri, Adrian C. Stier and Crow White J. W. White (whitejw@uncw.edu), Dept of Biology and Marine Biology, Univ. of North Carolina Wilmington, Wilmington, NC 28403, USA. – A.">
              <int2:suggestions int2:citationType="Inline">
                <int2:suggestion int2:citationStyle="Mla" int2:isIdentical="0">
                  <int2:citationText>(“Ecologists should not use statistical significance tests to interpret ...”)</int2:citationText>
                </int2:suggestion>
                <int2:suggestion int2:citationStyle="Apa" int2:isIdentical="0">
                  <int2:citationText>(“Ecologists should not use statistical significance tests to interpret ...”)</int2:citationText>
                </int2:suggestion>
                <int2:suggestion int2:citationStyle="Chicago" int2:isIdentical="0">
                  <int2:citationText>(“Ecologists should not use statistical significance tests to interpret ...”)</int2:citationText>
                </int2:suggestion>
              </int2:suggestions>
              <int2:suggestions int2:citationType="Full">
                <int2:suggestion int2:citationStyle="Mla" int2:isIdentical="0">
                  <int2:citationText>&lt;i&gt;Ecologists should not use statistical significance tests to interpret ...&lt;/i&gt;, https://www.stat.washington.edu/peter/342/White.pdf.</int2:citationText>
                </int2:suggestion>
                <int2:suggestion int2:citationStyle="Apa" int2:isIdentical="0">
                  <int2:citationText>&lt;i&gt;Ecologists should not use statistical significance tests to interpret ...&lt;/i&gt;. (n.d.). Retrieved from https://www.stat.washington.edu/peter/342/White.pdf</int2:citationText>
                </int2:suggestion>
                <int2:suggestion int2:citationStyle="Chicago" int2:isIdentical="0">
                  <int2:citationText>“Ecologists should not use statistical significance tests to interpret ...” n.d., https://www.stat.washington.edu/peter/342/White.pdf.</int2:citationText>
                </int2:suggestion>
              </int2:suggestions>
            </int2:source>
          </int2:similarityCritique>
        </oel:ext>
      </int2:extLst>
    </int2:bookmark>
    <int2:bookmark int2:bookmarkName="_Int_Z6CcVWQp" int2:invalidationBookmarkName="" int2:hashCode="C/W8rcukd1vmtd" int2:id="8KxW0U92">
      <int2:extLst>
        <oel:ext uri="426473B9-03D8-482F-96C9-C2C85392BACA">
          <int2:similarityCritique int2:version="1" int2:context="“An Allometric Niche Model for Species Interactions in Temperate Freshwater">
            <int2:source int2:sourceType="Online" int2:sourceTitle="An allometric niche model for species interactions in temperate ..." int2:sourceUrl="https://esajournals.onlinelibrary.wiley.com/doi/pdf/10.1002/ecs2.3420" int2:sourceSnippet="An allometric niche´ model for species interactions in temperate freshwater ecosystems. Ecosphere 12(3):e03420. 10.1002/ecs2.3420 Abstract. Trophic interactions are centralinunderstandi ng ecosystem processes and the management of natu-ral ecosystems but are frequently complex to estimate . To address this issue, body size has been shown to be a">
              <int2:suggestions int2:citationType="Inline">
                <int2:suggestion int2:citationStyle="Mla" int2:isIdentical="0">
                  <int2:citationText>(“An allometric niche model for species interactions in temperate ...”)</int2:citationText>
                </int2:suggestion>
                <int2:suggestion int2:citationStyle="Apa" int2:isIdentical="0">
                  <int2:citationText>(“An allometric niche model for species interactions in temperate ...”)</int2:citationText>
                </int2:suggestion>
                <int2:suggestion int2:citationStyle="Chicago" int2:isIdentical="0">
                  <int2:citationText>(“An allometric niche model for species interactions in temperate ...”)</int2:citationText>
                </int2:suggestion>
              </int2:suggestions>
              <int2:suggestions int2:citationType="Full">
                <int2:suggestion int2:citationStyle="Mla" int2:isIdentical="0">
                  <int2:citationText>&lt;i&gt;An allometric niche model for species interactions in temperate ...&lt;/i&gt;, https://esajournals.onlinelibrary.wiley.com/doi/pdf/10.1002/ecs2.3420.</int2:citationText>
                </int2:suggestion>
                <int2:suggestion int2:citationStyle="Apa" int2:isIdentical="0">
                  <int2:citationText>&lt;i&gt;An allometric niche model for species interactions in temperate ...&lt;/i&gt;. (n.d.). Retrieved from https://esajournals.onlinelibrary.wiley.com/doi/pdf/10.1002/ecs2.3420</int2:citationText>
                </int2:suggestion>
                <int2:suggestion int2:citationStyle="Chicago" int2:isIdentical="0">
                  <int2:citationText>“An allometric niche model for species interactions in temperate ...” n.d., https://esajournals.onlinelibrary.wiley.com/doi/pdf/10.1002/ecs2.3420.</int2:citationText>
                </int2:suggestion>
              </int2:suggestions>
            </int2:source>
            <int2:source int2:sourceType="Online" int2:sourceTitle="An allometric niche model for species interactions in temperate ..." int2:sourceUrl="https://arodes.hes-so.ch/record/7418" int2:sourceSnippet="An allometric niche model (aNM) considering body size as a niche trait is proposed to predict trophic interactions in temperate freshwater ecosystems. The aNM calibration was based on 26 ubiquitous freshwater species with known minimal and maximum prey body sizes that permitted the establishment of prey body size ranges for vertebrate and ...">
              <int2:suggestions int2:citationType="Inline">
                <int2:suggestion int2:citationStyle="Mla" int2:isIdentical="0">
                  <int2:citationText>(“An allometric niche model for species interactions in temperate ...”)</int2:citationText>
                </int2:suggestion>
                <int2:suggestion int2:citationStyle="Apa" int2:isIdentical="0">
                  <int2:citationText>(“An allometric niche model for species interactions in temperate ...”)</int2:citationText>
                </int2:suggestion>
                <int2:suggestion int2:citationStyle="Chicago" int2:isIdentical="0">
                  <int2:citationText>(“An allometric niche model for species interactions in temperate ...”)</int2:citationText>
                </int2:suggestion>
              </int2:suggestions>
              <int2:suggestions int2:citationType="Full">
                <int2:suggestion int2:citationStyle="Mla" int2:isIdentical="0">
                  <int2:citationText>&lt;i&gt;An allometric niche model for species interactions in temperate ...&lt;/i&gt;, https://arodes.hes-so.ch/record/7418.</int2:citationText>
                </int2:suggestion>
                <int2:suggestion int2:citationStyle="Apa" int2:isIdentical="0">
                  <int2:citationText>&lt;i&gt;An allometric niche model for species interactions in temperate ...&lt;/i&gt;. (n.d.). Retrieved from https://arodes.hes-so.ch/record/7418</int2:citationText>
                </int2:suggestion>
                <int2:suggestion int2:citationStyle="Chicago" int2:isIdentical="0">
                  <int2:citationText>“An allometric niche model for species interactions in temperate ...” n.d., https://arodes.hes-so.ch/record/7418.</int2:citationText>
                </int2:suggestion>
              </int2:suggestions>
            </int2:source>
            <int2:source int2:sourceType="Online" int2:sourceTitle="Jean GUILLARD | Research Engeenier - HDR | PhD, HDR | French National ..." int2:sourceUrl="https://www.researchgate.net/profile/Jean-Guillard" int2:sourceSnippet="An allometric niche model for species interactions in temperate freshwater ecosystems. Article. Full-text available. Mar 2021; Chloé Vagnon. ... Jean Guillard [...] Emilien Lasne. View.">
              <int2:suggestions int2:citationType="Inline">
                <int2:suggestion int2:citationStyle="Mla" int2:isIdentical="0">
                  <int2:citationText>(“Jean GUILLARD | Research Engeenier - HDR | PhD, HDR | French National ...”)</int2:citationText>
                </int2:suggestion>
                <int2:suggestion int2:citationStyle="Apa" int2:isIdentical="0">
                  <int2:citationText>(“Jean GUILLARD | Research Engeenier - HDR | PhD, HDR | French National ...”)</int2:citationText>
                </int2:suggestion>
                <int2:suggestion int2:citationStyle="Chicago" int2:isIdentical="0">
                  <int2:citationText>(“Jean GUILLARD | Research Engeenier - HDR | PhD, HDR | French National ...”)</int2:citationText>
                </int2:suggestion>
              </int2:suggestions>
              <int2:suggestions int2:citationType="Full">
                <int2:suggestion int2:citationStyle="Mla" int2:isIdentical="0">
                  <int2:citationText>&lt;i&gt;Jean GUILLARD | Research Engeenier - HDR | PhD, HDR | French National ...&lt;/i&gt;, https://www.researchgate.net/profile/Jean-Guillard.</int2:citationText>
                </int2:suggestion>
                <int2:suggestion int2:citationStyle="Apa" int2:isIdentical="0">
                  <int2:citationText>&lt;i&gt;Jean GUILLARD | Research Engeenier - HDR | PhD, HDR | French National ...&lt;/i&gt;. (n.d.). Retrieved from https://www.researchgate.net/profile/Jean-Guillard</int2:citationText>
                </int2:suggestion>
                <int2:suggestion int2:citationStyle="Chicago" int2:isIdentical="0">
                  <int2:citationText>“Jean GUILLARD | Research Engeenier - HDR | PhD, HDR | French National ...” n.d., https://www.researchgate.net/profile/Jean-Guillard.</int2:citationText>
                </int2:suggestion>
              </int2:suggestions>
            </int2:source>
          </int2:similarityCritique>
        </oel:ext>
      </int2:extLst>
    </int2:bookmark>
    <int2:bookmark int2:bookmarkName="_Int_Y64CfMU2" int2:invalidationBookmarkName="" int2:hashCode="ytGZhryEcglDH2" int2:id="XtxrkBFc">
      <int2:extLst>
        <oel:ext uri="426473B9-03D8-482F-96C9-C2C85392BACA">
          <int2:similarityCritique int2:version="1" int2:context="Ullah, Hadayet, Ivan Nagelkerken, Silvan U. Goldenberg, and Damien A. Fordham.">
            <int2:source int2:sourceType="Online" int2:sourceTitle="[PDF] Climate change could drive marine food web collapse through ..." int2:sourceUrl="https://www.semanticscholar.org/paper/Climate-change-could-drive-marine-food-web-collapse-Ullah-Nagelkerken/8f471c6cbc2e5d131003b3294f10481e4d69563d" int2:sourceSnippet="@article{Ullah2018ClimateCC, title={Climate change could drive marine food web collapse through altered trophic flows and cyanobacterial proliferation}, author={Hadayet Ullah and Ivan Nagelkerken and Silvan U. Goldenberg and Damien A. Fordham}, journal={PLoS Biology}, year={2018}, volume={16} }">
              <int2:suggestions int2:citationType="Inline">
                <int2:suggestion int2:citationStyle="Mla" int2:isIdentical="0">
                  <int2:citationText>(“[PDF] Climate change could drive marine food web collapse through ...”)</int2:citationText>
                </int2:suggestion>
                <int2:suggestion int2:citationStyle="Apa" int2:isIdentical="0">
                  <int2:citationText>(“[PDF] Climate change could drive marine food web collapse through ...”)</int2:citationText>
                </int2:suggestion>
                <int2:suggestion int2:citationStyle="Chicago" int2:isIdentical="0">
                  <int2:citationText>(“[PDF] Climate change could drive marine food web collapse through ...”)</int2:citationText>
                </int2:suggestion>
              </int2:suggestions>
              <int2:suggestions int2:citationType="Full">
                <int2:suggestion int2:citationStyle="Mla" int2:isIdentical="0">
                  <int2:citationText>&lt;i&gt;[PDF] Climate change could drive marine food web collapse through ...&lt;/i&gt;, https://www.semanticscholar.org/paper/Climate-change-could-drive-marine-food-web-collapse-Ullah-Nagelkerken/8f471c6cbc2e5d131003b3294f10481e4d69563d.</int2:citationText>
                </int2:suggestion>
                <int2:suggestion int2:citationStyle="Apa" int2:isIdentical="0">
                  <int2:citationText>&lt;i&gt;[PDF] Climate change could drive marine food web collapse through ...&lt;/i&gt;. (n.d.). Retrieved from https://www.semanticscholar.org/paper/Climate-change-could-drive-marine-food-web-collapse-Ullah-Nagelkerken/8f471c6cbc2e5d131003b3294f10481e4d69563d</int2:citationText>
                </int2:suggestion>
                <int2:suggestion int2:citationStyle="Chicago" int2:isIdentical="0">
                  <int2:citationText>“[PDF] Climate change could drive marine food web collapse through ...” n.d., https://www.semanticscholar.org/paper/Climate-change-could-drive-marine-food-web-collapse-Ullah-Nagelkerken/8f471c6cbc2e5d131003b3294f10481e4d69563d.</int2:citationText>
                </int2:suggestion>
              </int2:suggestions>
            </int2:source>
          </int2:similarityCritique>
        </oel:ext>
      </int2:extLst>
    </int2:bookmark>
    <int2:bookmark int2:bookmarkName="_Int_8ugcSDae" int2:invalidationBookmarkName="" int2:hashCode="EjmhfvBHcYj3St" int2:id="88RPkzPT">
      <int2:extLst>
        <oel:ext uri="426473B9-03D8-482F-96C9-C2C85392BACA">
          <int2:similarityCritique int2:version="1" int2:context="“Size-Based Food Web Characteristics Govern the Response to Species Extinctions.”">
            <int2:source int2:sourceType="Online" int2:sourceTitle="Size-based food web characteristics govern the response to species ..." int2:sourceUrl="https://www.sciencedirect.com/science/article/pii/S1439179111001198" int2:sourceSnippet="Size-based food web characteristics govern the response to species extinctions. Author links open overlay panel Jens O. Riede a Amrei Binzer a Ulrich Brose a Francisco de Castro b Alva Curtsdotter c Björn C. Rall a Anna Eklöf d. ... How ecological communities react to species extinctions is a long-standing yet current question in ecology. The ...">
              <int2:suggestions int2:citationType="Inline">
                <int2:suggestion int2:citationStyle="Mla" int2:isIdentical="0">
                  <int2:citationText>(“Size-based food web characteristics govern the response to species ...”)</int2:citationText>
                </int2:suggestion>
                <int2:suggestion int2:citationStyle="Apa" int2:isIdentical="0">
                  <int2:citationText>(“Size-based food web characteristics govern the response to species ...”)</int2:citationText>
                </int2:suggestion>
                <int2:suggestion int2:citationStyle="Chicago" int2:isIdentical="0">
                  <int2:citationText>(“Size-based food web characteristics govern the response to species ...”)</int2:citationText>
                </int2:suggestion>
              </int2:suggestions>
              <int2:suggestions int2:citationType="Full">
                <int2:suggestion int2:citationStyle="Mla" int2:isIdentical="0">
                  <int2:citationText>&lt;i&gt;Size-based food web characteristics govern the response to species ...&lt;/i&gt;, https://www.sciencedirect.com/science/article/pii/S1439179111001198.</int2:citationText>
                </int2:suggestion>
                <int2:suggestion int2:citationStyle="Apa" int2:isIdentical="0">
                  <int2:citationText>&lt;i&gt;Size-based food web characteristics govern the response to species ...&lt;/i&gt;. (n.d.). Retrieved from https://www.sciencedirect.com/science/article/pii/S1439179111001198</int2:citationText>
                </int2:suggestion>
                <int2:suggestion int2:citationStyle="Chicago" int2:isIdentical="0">
                  <int2:citationText>“Size-based food web characteristics govern the response to species ...” n.d., https://www.sciencedirect.com/science/article/pii/S1439179111001198.</int2:citationText>
                </int2:suggestion>
              </int2:suggestions>
            </int2:source>
            <int2:source int2:sourceType="Online" int2:sourceTitle="Size-based food web characteristics govern the response to species ..." int2:sourceUrl="https://www.researchgate.net/publication/216883273_Size-based_food_web_characteristics_govern_the_response_to_species_extinctions" int2:sourceSnippet="Request PDF | Size-based food web characteristics govern the response to species extinctions | How ecological communities react to species extinctions is a long-standing yet current question in ...">
              <int2:suggestions int2:citationType="Inline">
                <int2:suggestion int2:citationStyle="Mla" int2:isIdentical="0">
                  <int2:citationText>(“Size-based food web characteristics govern the response to species ...”)</int2:citationText>
                </int2:suggestion>
                <int2:suggestion int2:citationStyle="Apa" int2:isIdentical="0">
                  <int2:citationText>(“Size-based food web characteristics govern the response to species ...”)</int2:citationText>
                </int2:suggestion>
                <int2:suggestion int2:citationStyle="Chicago" int2:isIdentical="0">
                  <int2:citationText>(“Size-based food web characteristics govern the response to species ...”)</int2:citationText>
                </int2:suggestion>
              </int2:suggestions>
              <int2:suggestions int2:citationType="Full">
                <int2:suggestion int2:citationStyle="Mla" int2:isIdentical="0">
                  <int2:citationText>&lt;i&gt;Size-based food web characteristics govern the response to species ...&lt;/i&gt;, https://www.researchgate.net/publication/216883273_Size-based_food_web_characteristics_govern_the_response_to_species_extinctions.</int2:citationText>
                </int2:suggestion>
                <int2:suggestion int2:citationStyle="Apa" int2:isIdentical="0">
                  <int2:citationText>&lt;i&gt;Size-based food web characteristics govern the response to species ...&lt;/i&gt;. (n.d.). Retrieved from https://www.researchgate.net/publication/216883273_Size-based_food_web_characteristics_govern_the_response_to_species_extinctions</int2:citationText>
                </int2:suggestion>
                <int2:suggestion int2:citationStyle="Chicago" int2:isIdentical="0">
                  <int2:citationText>“Size-based food web characteristics govern the response to species ...” n.d., https://www.researchgate.net/publication/216883273_Size-based_food_web_characteristics_govern_the_response_to_species_extinctions.</int2:citationText>
                </int2:suggestion>
              </int2:suggestions>
            </int2:source>
            <int2:source int2:sourceType="Online" int2:sourceTitle="Size-based food web characteristics govern the response to species ..." int2:sourceUrl="http://www.diva-portal.org/smash/record.jsf?pid=diva2:475177" int2:sourceSnippet="Size-based food web characteristics govern the response to species extinctions. Riede, Jens O, J.F. Blumenbach Institute of Zoology and Anthropology, Georg-August University Göttingen, Germany. Binzer, Amrei .">
              <int2:suggestions int2:citationType="Inline">
                <int2:suggestion int2:citationStyle="Mla" int2:isIdentical="0">
                  <int2:citationText>(“Size-based food web characteristics govern the response to species ...”)</int2:citationText>
                </int2:suggestion>
                <int2:suggestion int2:citationStyle="Apa" int2:isIdentical="0">
                  <int2:citationText>(“Size-based food web characteristics govern the response to species ...”)</int2:citationText>
                </int2:suggestion>
                <int2:suggestion int2:citationStyle="Chicago" int2:isIdentical="0">
                  <int2:citationText>(“Size-based food web characteristics govern the response to species ...”)</int2:citationText>
                </int2:suggestion>
              </int2:suggestions>
              <int2:suggestions int2:citationType="Full">
                <int2:suggestion int2:citationStyle="Mla" int2:isIdentical="0">
                  <int2:citationText>&lt;i&gt;Size-based food web characteristics govern the response to species ...&lt;/i&gt;, http://www.diva-portal.org/smash/record.jsf?pid=diva2:475177.</int2:citationText>
                </int2:suggestion>
                <int2:suggestion int2:citationStyle="Apa" int2:isIdentical="0">
                  <int2:citationText>&lt;i&gt;Size-based food web characteristics govern the response to species ...&lt;/i&gt;. (n.d.). Retrieved from http://www.diva-portal.org/smash/record.jsf?pid=diva2:475177</int2:citationText>
                </int2:suggestion>
                <int2:suggestion int2:citationStyle="Chicago" int2:isIdentical="0">
                  <int2:citationText>“Size-based food web characteristics govern the response to species ...” n.d., http://www.diva-portal.org/smash/record.jsf?pid=diva2:475177.</int2:citationText>
                </int2:suggestion>
              </int2:suggestions>
            </int2:source>
          </int2:similarityCritique>
        </oel:ext>
      </int2:extLst>
    </int2:bookmark>
    <int2:bookmark int2:bookmarkName="_Int_cDGFlR6s" int2:invalidationBookmarkName="" int2:hashCode="zbg31+ro2IY63E" int2:id="TZGsTKCa">
      <int2:extLst>
        <oel:ext uri="426473B9-03D8-482F-96C9-C2C85392BACA">
          <int2:similarityCritique int2:version="1" int2:context="“Human Impacts on the Rates of Recent, Present, and Future Bird Extinctions.”">
            <int2:source int2:sourceType="Online" int2:sourceTitle="Human impacts on the rates of recent, present, and future bird ... - PubMed" int2:sourceUrl="https://pubmed.ncbi.nlm.nih.gov/16829570/" int2:sourceSnippet="Human impacts on the rates of recent, present, and future bird extinctions Proc Natl Acad Sci U S A. 2006 Jul 18;103(29):10941-6. doi: 10.1073/pnas.0604181103. Epub 2006 Jul 7. Authors Stuart Pimm 1 , Peter Raven, Alan Peterson, Cagan H Sekercioglu, Paul R Ehrlich. Affiliation 1 Nicholas School of ...">
              <int2:suggestions int2:citationType="Inline">
                <int2:suggestion int2:citationStyle="Mla" int2:isIdentical="0">
                  <int2:citationText>(“Human impacts on the rates of recent, present, and future bird ... - PubMed”)</int2:citationText>
                </int2:suggestion>
                <int2:suggestion int2:citationStyle="Apa" int2:isIdentical="0">
                  <int2:citationText>(“Human impacts on the rates of recent, present, and future bird ... - PubMed”)</int2:citationText>
                </int2:suggestion>
                <int2:suggestion int2:citationStyle="Chicago" int2:isIdentical="0">
                  <int2:citationText>(“Human impacts on the rates of recent, present, and future bird ... - PubMed”)</int2:citationText>
                </int2:suggestion>
              </int2:suggestions>
              <int2:suggestions int2:citationType="Full">
                <int2:suggestion int2:citationStyle="Mla" int2:isIdentical="0">
                  <int2:citationText>&lt;i&gt;Human impacts on the rates of recent, present, and future bird ... - PubMed&lt;/i&gt;, https://pubmed.ncbi.nlm.nih.gov/16829570/.</int2:citationText>
                </int2:suggestion>
                <int2:suggestion int2:citationStyle="Apa" int2:isIdentical="0">
                  <int2:citationText>&lt;i&gt;Human impacts on the rates of recent, present, and future bird ... - PubMed&lt;/i&gt;. (n.d.). Retrieved from https://pubmed.ncbi.nlm.nih.gov/16829570/</int2:citationText>
                </int2:suggestion>
                <int2:suggestion int2:citationStyle="Chicago" int2:isIdentical="0">
                  <int2:citationText>“Human impacts on the rates of recent, present, and future bird ... - PubMed” n.d., https://pubmed.ncbi.nlm.nih.gov/16829570/.</int2:citationText>
                </int2:suggestion>
              </int2:suggestions>
            </int2:source>
            <int2:source int2:sourceType="Online" int2:sourceTitle="(PDF) Human impacts on the rates of recent, present, and future bird ..." int2:sourceUrl="https://www.researchgate.net/publication/6955102_Human_impacts_on_the_rates_of_recent_present_and_future_bird_extinctions" int2:sourceSnippet="Human impacts on the rates of recent, present, and future bird extinctions. July 2006; Proceedings of the National Academy of Sciences 103 ... Human impacts on the rates of recent, present,">
              <int2:suggestions int2:citationType="Inline">
                <int2:suggestion int2:citationStyle="Mla" int2:isIdentical="0">
                  <int2:citationText>(“(PDF) Human impacts on the rates of recent, present, and future bird ...”)</int2:citationText>
                </int2:suggestion>
                <int2:suggestion int2:citationStyle="Apa" int2:isIdentical="0">
                  <int2:citationText>(“(PDF) Human impacts on the rates of recent, present, and future bird ...”)</int2:citationText>
                </int2:suggestion>
                <int2:suggestion int2:citationStyle="Chicago" int2:isIdentical="0">
                  <int2:citationText>(“(PDF) Human impacts on the rates of recent, present, and future bird ...”)</int2:citationText>
                </int2:suggestion>
              </int2:suggestions>
              <int2:suggestions int2:citationType="Full">
                <int2:suggestion int2:citationStyle="Mla" int2:isIdentical="0">
                  <int2:citationText>&lt;i&gt;(PDF) Human impacts on the rates of recent, present, and future bird ...&lt;/i&gt;, https://www.researchgate.net/publication/6955102_Human_impacts_on_the_rates_of_recent_present_and_future_bird_extinctions.</int2:citationText>
                </int2:suggestion>
                <int2:suggestion int2:citationStyle="Apa" int2:isIdentical="0">
                  <int2:citationText>&lt;i&gt;(PDF) Human impacts on the rates of recent, present, and future bird ...&lt;/i&gt;. (n.d.). Retrieved from https://www.researchgate.net/publication/6955102_Human_impacts_on_the_rates_of_recent_present_and_future_bird_extinctions</int2:citationText>
                </int2:suggestion>
                <int2:suggestion int2:citationStyle="Chicago" int2:isIdentical="0">
                  <int2:citationText>“(PDF) Human impacts on the rates of recent, present, and future bird ...” n.d., https://www.researchgate.net/publication/6955102_Human_impacts_on_the_rates_of_recent_present_and_future_bird_extinctions.</int2:citationText>
                </int2:suggestion>
              </int2:suggestions>
            </int2:source>
            <int2:source int2:sourceType="Online" int2:sourceTitle="(PDF) Human impacts on the rates of recent, present, and future bird ..." int2:sourceUrl="https://www.academia.edu/en/22231645/Human_impacts_on_the_rates_of_recent_present_and_future_bird_extinctions" int2:sourceSnippet="Human impacts on the rates of recent, present, and future bird extinctions. Proceedings of the National Academy of Sciences, 2006. Cagan Sekercioglu. Download Download PDF. Full PDF Package Download Full PDF Package. This Paper. A short summary of this paper. 37 Full PDFs related to this paper.">
              <int2:suggestions int2:citationType="Inline">
                <int2:suggestion int2:citationStyle="Mla" int2:isIdentical="0">
                  <int2:citationText>(“(PDF) Human impacts on the rates of recent, present, and future bird ...”)</int2:citationText>
                </int2:suggestion>
                <int2:suggestion int2:citationStyle="Apa" int2:isIdentical="0">
                  <int2:citationText>(“(PDF) Human impacts on the rates of recent, present, and future bird ...”)</int2:citationText>
                </int2:suggestion>
                <int2:suggestion int2:citationStyle="Chicago" int2:isIdentical="0">
                  <int2:citationText>(“(PDF) Human impacts on the rates of recent, present, and future bird ...”)</int2:citationText>
                </int2:suggestion>
              </int2:suggestions>
              <int2:suggestions int2:citationType="Full">
                <int2:suggestion int2:citationStyle="Mla" int2:isIdentical="0">
                  <int2:citationText>&lt;i&gt;(PDF) Human impacts on the rates of recent, present, and future bird ...&lt;/i&gt;, https://www.academia.edu/en/22231645/Human_impacts_on_the_rates_of_recent_present_and_future_bird_extinctions.</int2:citationText>
                </int2:suggestion>
                <int2:suggestion int2:citationStyle="Apa" int2:isIdentical="0">
                  <int2:citationText>&lt;i&gt;(PDF) Human impacts on the rates of recent, present, and future bird ...&lt;/i&gt;. (n.d.). Retrieved from https://www.academia.edu/en/22231645/Human_impacts_on_the_rates_of_recent_present_and_future_bird_extinctions</int2:citationText>
                </int2:suggestion>
                <int2:suggestion int2:citationStyle="Chicago" int2:isIdentical="0">
                  <int2:citationText>“(PDF) Human impacts on the rates of recent, present, and future bird ...” n.d., https://www.academia.edu/en/22231645/Human_impacts_on_the_rates_of_recent_present_and_future_bird_extinctions.</int2:citationText>
                </int2:suggestion>
              </int2:suggestions>
            </int2:source>
          </int2:similarityCritique>
        </oel:ext>
      </int2:extLst>
    </int2:bookmark>
    <int2:bookmark int2:bookmarkName="_Int_N0cmxhlB" int2:invalidationBookmarkName="" int2:hashCode="C/ZaiK1VJbNnLE" int2:id="mQ6o6cVm">
      <int2:extLst>
        <oel:ext uri="426473B9-03D8-482F-96C9-C2C85392BACA">
          <int2:similarityCritique int2:version="1" int2:context="Pimm, Stuart, Peter Raven, Alan Peterson, Çağan H. Şekercioğlu, and Paul R. Ehrlich.">
            <int2:source int2:sourceType="Online" int2:sourceTitle="CORE" int2:sourceUrl="https://core.ac.uk/display/4027144" int2:sourceSnippet="By Stuart Pimm, Peter Raven, Alan Peterson, Çağan H. Şekercioğlu and Paul R. Ehrlich Abstract Topics: Biological Sciences">
              <int2:suggestions int2:citationType="Inline">
                <int2:suggestion int2:citationStyle="Mla" int2:isIdentical="0">
                  <int2:citationText>(“CORE”)</int2:citationText>
                </int2:suggestion>
                <int2:suggestion int2:citationStyle="Apa" int2:isIdentical="0">
                  <int2:citationText>(“CORE”)</int2:citationText>
                </int2:suggestion>
                <int2:suggestion int2:citationStyle="Chicago" int2:isIdentical="0">
                  <int2:citationText>(“CORE”)</int2:citationText>
                </int2:suggestion>
              </int2:suggestions>
              <int2:suggestions int2:citationType="Full">
                <int2:suggestion int2:citationStyle="Mla" int2:isIdentical="0">
                  <int2:citationText>&lt;i&gt;CORE&lt;/i&gt;, https://core.ac.uk/display/4027144.</int2:citationText>
                </int2:suggestion>
                <int2:suggestion int2:citationStyle="Apa" int2:isIdentical="0">
                  <int2:citationText>&lt;i&gt;CORE&lt;/i&gt;. (n.d.). Retrieved from https://core.ac.uk/display/4027144</int2:citationText>
                </int2:suggestion>
                <int2:suggestion int2:citationStyle="Chicago" int2:isIdentical="0">
                  <int2:citationText>“CORE” n.d., https://core.ac.uk/display/4027144.</int2:citationText>
                </int2:suggestion>
              </int2:suggestions>
            </int2:source>
          </int2:similarityCritique>
        </oel:ext>
      </int2:extLst>
    </int2:bookmark>
    <int2:bookmark int2:bookmarkName="_Int_tPGmwX7L" int2:invalidationBookmarkName="" int2:hashCode="Z36R9fS8cRP10l" int2:id="RAyShCC5">
      <int2:extLst>
        <oel:ext uri="426473B9-03D8-482F-96C9-C2C85392BACA">
          <int2:similarityCritique int2:version="1" int2:context="“Aggregation of Incomplete Food Web Data May Help to Suggest Sampling Strategies.”">
            <int2:source int2:sourceType="Online" int2:sourceTitle="Aggregation of incomplete food web data may help to suggest ... - CORE" int2:sourceUrl="https://core.ac.uk/display/148787248" int2:sourceSnippet="Aggregation of incomplete food web data may help to suggest sampling strategies . By K. Patonai and Ferenc Jordán. Cite . BibTex; Full citation; Topics: QA75 Electronic computers. Computer science / számítástechnika, számítógéptudomány, QH301 Biology / biológia">
              <int2:suggestions int2:citationType="Inline">
                <int2:suggestion int2:citationStyle="Mla" int2:isIdentical="0">
                  <int2:citationText>(“Aggregation of incomplete food web data may help to suggest ... - CORE”)</int2:citationText>
                </int2:suggestion>
                <int2:suggestion int2:citationStyle="Apa" int2:isIdentical="0">
                  <int2:citationText>(“Aggregation of incomplete food web data may help to suggest ... - CORE”)</int2:citationText>
                </int2:suggestion>
                <int2:suggestion int2:citationStyle="Chicago" int2:isIdentical="0">
                  <int2:citationText>(“Aggregation of incomplete food web data may help to suggest ... - CORE”)</int2:citationText>
                </int2:suggestion>
              </int2:suggestions>
              <int2:suggestions int2:citationType="Full">
                <int2:suggestion int2:citationStyle="Mla" int2:isIdentical="0">
                  <int2:citationText>&lt;i&gt;Aggregation of incomplete food web data may help to suggest ... - CORE&lt;/i&gt;, https://core.ac.uk/display/148787248.</int2:citationText>
                </int2:suggestion>
                <int2:suggestion int2:citationStyle="Apa" int2:isIdentical="0">
                  <int2:citationText>&lt;i&gt;Aggregation of incomplete food web data may help to suggest ... - CORE&lt;/i&gt;. (n.d.). Retrieved from https://core.ac.uk/display/148787248</int2:citationText>
                </int2:suggestion>
                <int2:suggestion int2:citationStyle="Chicago" int2:isIdentical="0">
                  <int2:citationText>“Aggregation of incomplete food web data may help to suggest ... - CORE” n.d., https://core.ac.uk/display/148787248.</int2:citationText>
                </int2:suggestion>
              </int2:suggestions>
            </int2:source>
            <int2:source int2:sourceType="Online" int2:sourceTitle="The sensitivity of food web topology to temporal data aggregation" int2:sourceUrl="https://www.researchgate.net/publication/229373310_The_sensitivity_of_food_web_topology_to_temporal_data_aggregation" int2:sourceSnippet="The sensitivity of food web topology to temporal data aggregation. November 2009; Ecological Modelling 220 ... Aggregation of incomplete food web data may help to suggest sampling strategies. Article.">
              <int2:suggestions int2:citationType="Inline">
                <int2:suggestion int2:citationStyle="Mla" int2:isIdentical="0">
                  <int2:citationText>(“The sensitivity of food web topology to temporal data aggregation”)</int2:citationText>
                </int2:suggestion>
                <int2:suggestion int2:citationStyle="Apa" int2:isIdentical="0">
                  <int2:citationText>(“The sensitivity of food web topology to temporal data aggregation”)</int2:citationText>
                </int2:suggestion>
                <int2:suggestion int2:citationStyle="Chicago" int2:isIdentical="0">
                  <int2:citationText>(“The sensitivity of food web topology to temporal data aggregation”)</int2:citationText>
                </int2:suggestion>
              </int2:suggestions>
              <int2:suggestions int2:citationType="Full">
                <int2:suggestion int2:citationStyle="Mla" int2:isIdentical="0">
                  <int2:citationText>&lt;i&gt;The sensitivity of food web topology to temporal data aggregation&lt;/i&gt;, https://www.researchgate.net/publication/229373310_The_sensitivity_of_food_web_topology_to_temporal_data_aggregation.</int2:citationText>
                </int2:suggestion>
                <int2:suggestion int2:citationStyle="Apa" int2:isIdentical="0">
                  <int2:citationText>&lt;i&gt;The sensitivity of food web topology to temporal data aggregation&lt;/i&gt;. (n.d.). Retrieved from https://www.researchgate.net/publication/229373310_The_sensitivity_of_food_web_topology_to_temporal_data_aggregation</int2:citationText>
                </int2:suggestion>
                <int2:suggestion int2:citationStyle="Chicago" int2:isIdentical="0">
                  <int2:citationText>“The sensitivity of food web topology to temporal data aggregation” n.d., https://www.researchgate.net/publication/229373310_The_sensitivity_of_food_web_topology_to_temporal_data_aggregation.</int2:citationText>
                </int2:suggestion>
              </int2:suggestions>
            </int2:source>
            <int2:source int2:sourceType="Online" int2:sourceTitle="‪Katalin Patonai‬ - ‪Google Scholar‬" int2:sourceUrl="https://scholar.google.com/citations?user=5Za7K5UAAAAJ" int2:sourceSnippet="Aggregation of incomplete food web data may help to suggest sampling strategies. K Patonai, F Jordán. Ecological Modelling 352, 77-89, 2017. 5: 2017: Who is where in marine food webs? A trait-based analysis of network positions. A Endrédi, K Patonai, JN Podani, S Libralato, F Jordán.">
              <int2:suggestions int2:citationType="Inline">
                <int2:suggestion int2:citationStyle="Mla" int2:isIdentical="0">
                  <int2:citationText>(“‪Katalin Patonai‬ - ‪Google Scholar‬”)</int2:citationText>
                </int2:suggestion>
                <int2:suggestion int2:citationStyle="Apa" int2:isIdentical="0">
                  <int2:citationText>(“‪Katalin Patonai‬ - ‪Google Scholar‬”)</int2:citationText>
                </int2:suggestion>
                <int2:suggestion int2:citationStyle="Chicago" int2:isIdentical="0">
                  <int2:citationText>(“‪Katalin Patonai‬ - ‪Google Scholar‬”)</int2:citationText>
                </int2:suggestion>
              </int2:suggestions>
              <int2:suggestions int2:citationType="Full">
                <int2:suggestion int2:citationStyle="Mla" int2:isIdentical="0">
                  <int2:citationText>&lt;i&gt;‪Katalin Patonai‬ - ‪Google Scholar‬&lt;/i&gt;, https://scholar.google.com/citations?user=5Za7K5UAAAAJ.</int2:citationText>
                </int2:suggestion>
                <int2:suggestion int2:citationStyle="Apa" int2:isIdentical="0">
                  <int2:citationText>&lt;i&gt;‪Katalin Patonai‬ - ‪Google Scholar‬&lt;/i&gt;. (n.d.). Retrieved from https://scholar.google.com/citations?user=5Za7K5UAAAAJ</int2:citationText>
                </int2:suggestion>
                <int2:suggestion int2:citationStyle="Chicago" int2:isIdentical="0">
                  <int2:citationText>“‪Katalin Patonai‬ - ‪Google Scholar‬” n.d., https://scholar.google.com/citations?user=5Za7K5UAAAAJ.</int2:citationText>
                </int2:suggestion>
              </int2:suggestions>
            </int2:source>
          </int2:similarityCritique>
        </oel:ext>
      </int2:extLst>
    </int2:bookmark>
    <int2:bookmark int2:bookmarkName="_Int_z9kmuZ5T" int2:invalidationBookmarkName="" int2:hashCode="Zh2dYYWlzvyykA" int2:id="4H3Bk0DS">
      <int2:extLst>
        <oel:ext uri="426473B9-03D8-482F-96C9-C2C85392BACA">
          <int2:similarityCritique int2:version="1" int2:context="“The Reliability of R50 as a Measure of Vulnerability of Food Webs to Sequential Species">
            <int2:source int2:sourceType="Online" int2:sourceTitle="The reliability of R50 as a measure of vulnerability of food webs to ..." int2:sourceUrl="https://www.researchgate.net/publication/264632718_The_reliability_of_R50_as_a_measure_of_vulnerability_of_food_webs_to_sequential_species_deletions" int2:sourceSnippet="Request PDF | The reliability of R50 as a measure of vulnerability of food webs to sequential species deletions | Recent studies predict elevated and accelerating rates of species extinctions over ...">
              <int2:suggestions int2:citationType="Inline">
                <int2:suggestion int2:citationStyle="Mla" int2:isIdentical="0">
                  <int2:citationText>(“The reliability of R50 as a measure of vulnerability of food webs to ...”)</int2:citationText>
                </int2:suggestion>
                <int2:suggestion int2:citationStyle="Apa" int2:isIdentical="0">
                  <int2:citationText>(“The reliability of R50 as a measure of vulnerability of food webs to ...”)</int2:citationText>
                </int2:suggestion>
                <int2:suggestion int2:citationStyle="Chicago" int2:isIdentical="0">
                  <int2:citationText>(“The reliability of R50 as a measure of vulnerability of food webs to ...”)</int2:citationText>
                </int2:suggestion>
              </int2:suggestions>
              <int2:suggestions int2:citationType="Full">
                <int2:suggestion int2:citationStyle="Mla" int2:isIdentical="0">
                  <int2:citationText>&lt;i&gt;The reliability of R50 as a measure of vulnerability of food webs to ...&lt;/i&gt;, https://www.researchgate.net/publication/264632718_The_reliability_of_R50_as_a_measure_of_vulnerability_of_food_webs_to_sequential_species_deletions.</int2:citationText>
                </int2:suggestion>
                <int2:suggestion int2:citationStyle="Apa" int2:isIdentical="0">
                  <int2:citationText>&lt;i&gt;The reliability of R50 as a measure of vulnerability of food webs to ...&lt;/i&gt;. (n.d.). Retrieved from https://www.researchgate.net/publication/264632718_The_reliability_of_R50_as_a_measure_of_vulnerability_of_food_webs_to_sequential_species_deletions</int2:citationText>
                </int2:suggestion>
                <int2:suggestion int2:citationStyle="Chicago" int2:isIdentical="0">
                  <int2:citationText>“The reliability of R50 as a measure of vulnerability of food webs to ...” n.d., https://www.researchgate.net/publication/264632718_The_reliability_of_R50_as_a_measure_of_vulnerability_of_food_webs_to_sequential_species_deletions.</int2:citationText>
                </int2:suggestion>
              </int2:suggestions>
            </int2:source>
            <int2:source int2:sourceType="Online" int2:sourceTitle="The reliability of R50 as a measure of vulnerability of food webs to ..." int2:sourceUrl="http://www.diva-portal.org/smash/record.jsf?pid=diva2:784705" int2:sourceSnippet="The reliability of R50 as a measure of vulnerability of food webs to sequential species deletions. Jonsson, Tomas . University of Skövde, School of Bioscience. University of Skövde, The Systems Biology Research Centre. Dept of Ecology, Swedish Univ. of Agricultural Sciences, Uppsala, Sweden.">
              <int2:suggestions int2:citationType="Inline">
                <int2:suggestion int2:citationStyle="Mla" int2:isIdentical="0">
                  <int2:citationText>(“The reliability of R50 as a measure of vulnerability of food webs to ...”)</int2:citationText>
                </int2:suggestion>
                <int2:suggestion int2:citationStyle="Apa" int2:isIdentical="0">
                  <int2:citationText>(“The reliability of R50 as a measure of vulnerability of food webs to ...”)</int2:citationText>
                </int2:suggestion>
                <int2:suggestion int2:citationStyle="Chicago" int2:isIdentical="0">
                  <int2:citationText>(“The reliability of R50 as a measure of vulnerability of food webs to ...”)</int2:citationText>
                </int2:suggestion>
              </int2:suggestions>
              <int2:suggestions int2:citationType="Full">
                <int2:suggestion int2:citationStyle="Mla" int2:isIdentical="0">
                  <int2:citationText>&lt;i&gt;The reliability of R50 as a measure of vulnerability of food webs to ...&lt;/i&gt;, http://www.diva-portal.org/smash/record.jsf?pid=diva2:784705.</int2:citationText>
                </int2:suggestion>
                <int2:suggestion int2:citationStyle="Apa" int2:isIdentical="0">
                  <int2:citationText>&lt;i&gt;The reliability of R50 as a measure of vulnerability of food webs to ...&lt;/i&gt;. (n.d.). Retrieved from http://www.diva-portal.org/smash/record.jsf?pid=diva2:784705</int2:citationText>
                </int2:suggestion>
                <int2:suggestion int2:citationStyle="Chicago" int2:isIdentical="0">
                  <int2:citationText>“The reliability of R50 as a measure of vulnerability of food webs to ...” n.d., http://www.diva-portal.org/smash/record.jsf?pid=diva2:784705.</int2:citationText>
                </int2:suggestion>
              </int2:suggestions>
            </int2:source>
            <int2:source int2:sourceType="Online" int2:sourceTitle="Mark Charles Emmerson - UCC" int2:sourceUrl="http://research.ucc.ie/profiles/S200/M.Emmerson@ucc.ie" int2:sourceSnippet="'The reliability of R50 as a measure of vulnerability of food webs to sequential species deletions' Jonsson, T., Berg, S., Pimenov, A., Palmer, C., Emmerson, M. (0) 'The reliability of R50 as a measure of vulnerability of food webs to sequential species deletions'. Oikos, ‍">
              <int2:suggestions int2:citationType="Inline">
                <int2:suggestion int2:citationStyle="Mla" int2:isIdentical="0">
                  <int2:citationText>(“Mark Charles Emmerson - UCC”)</int2:citationText>
                </int2:suggestion>
                <int2:suggestion int2:citationStyle="Apa" int2:isIdentical="0">
                  <int2:citationText>(“Mark Charles Emmerson - UCC”)</int2:citationText>
                </int2:suggestion>
                <int2:suggestion int2:citationStyle="Chicago" int2:isIdentical="0">
                  <int2:citationText>(“Mark Charles Emmerson - UCC”)</int2:citationText>
                </int2:suggestion>
              </int2:suggestions>
              <int2:suggestions int2:citationType="Full">
                <int2:suggestion int2:citationStyle="Mla" int2:isIdentical="0">
                  <int2:citationText>&lt;i&gt;Mark Charles Emmerson - UCC&lt;/i&gt;, http://research.ucc.ie/profiles/S200/M.Emmerson@ucc.ie.</int2:citationText>
                </int2:suggestion>
                <int2:suggestion int2:citationStyle="Apa" int2:isIdentical="0">
                  <int2:citationText>&lt;i&gt;Mark Charles Emmerson - UCC&lt;/i&gt;. (n.d.). Retrieved from http://research.ucc.ie/profiles/S200/M.Emmerson@ucc.ie</int2:citationText>
                </int2:suggestion>
                <int2:suggestion int2:citationStyle="Chicago" int2:isIdentical="0">
                  <int2:citationText>“Mark Charles Emmerson - UCC” n.d., http://research.ucc.ie/profiles/S200/M.Emmerson@ucc.ie.</int2:citationText>
                </int2:suggestion>
              </int2:suggestions>
            </int2:source>
          </int2:similarityCritique>
        </oel:ext>
      </int2:extLst>
    </int2:bookmark>
    <int2:bookmark int2:bookmarkName="_Int_1VFTG0Ma" int2:invalidationBookmarkName="" int2:hashCode="BlBUGIf0xRbiJw" int2:id="U6K2CnZA">
      <int2:extLst>
        <oel:ext uri="426473B9-03D8-482F-96C9-C2C85392BACA">
          <int2:similarityCritique int2:version="1" int2:context="Jonsson, Tomas, Sofia Berg, Alexander Pimenov, Catherine Palmer, and Mark Emmerson.">
            <int2:source int2:sourceType="Online" int2:sourceTitle="CORE" int2:sourceUrl="https://core.ac.uk/display/33589057" int2:sourceSnippet="The reliability of R&lt;sub&gt;50&lt;/sub&gt; as a measure of vulnerability of food webs to sequential species deletions By Tomas Jonsson, Sofia Berg, Alexander Pimenov, Catherine Palmer and Mark Emmerson No static citation data No static citation data Cite">
              <int2:suggestions int2:citationType="Inline">
                <int2:suggestion int2:citationStyle="Mla" int2:isIdentical="0">
                  <int2:citationText>(“CORE”)</int2:citationText>
                </int2:suggestion>
                <int2:suggestion int2:citationStyle="Apa" int2:isIdentical="0">
                  <int2:citationText>(“CORE”)</int2:citationText>
                </int2:suggestion>
                <int2:suggestion int2:citationStyle="Chicago" int2:isIdentical="0">
                  <int2:citationText>(“CORE”)</int2:citationText>
                </int2:suggestion>
              </int2:suggestions>
              <int2:suggestions int2:citationType="Full">
                <int2:suggestion int2:citationStyle="Mla" int2:isIdentical="0">
                  <int2:citationText>&lt;i&gt;CORE&lt;/i&gt;, https://core.ac.uk/display/33589057.</int2:citationText>
                </int2:suggestion>
                <int2:suggestion int2:citationStyle="Apa" int2:isIdentical="0">
                  <int2:citationText>&lt;i&gt;CORE&lt;/i&gt;. (n.d.). Retrieved from https://core.ac.uk/display/33589057</int2:citationText>
                </int2:suggestion>
                <int2:suggestion int2:citationStyle="Chicago" int2:isIdentical="0">
                  <int2:citationText>“CORE” n.d., https://core.ac.uk/display/33589057.</int2:citationText>
                </int2:suggestion>
              </int2:suggestions>
            </int2:source>
          </int2:similarityCritique>
        </oel:ext>
      </int2:extLst>
    </int2:bookmark>
    <int2:bookmark int2:bookmarkName="_Int_OzwqOChK" int2:invalidationBookmarkName="" int2:hashCode="ZFWXBsBTcRXlqz" int2:id="7s0vpYas">
      <int2:extLst>
        <oel:ext uri="426473B9-03D8-482F-96C9-C2C85392BACA">
          <int2:similarityCritique int2:version="1" int2:context="“Inferring Food Web Structure from Predator–Prey Body Size Relationships.”">
            <int2:source int2:sourceType="Online" int2:sourceTitle="Inferring food web structure from predator–prey body size relationships ..." int2:sourceUrl="https://besjournals.onlinelibrary.wiley.com/doi/full/10.1111/2041-210X.12103" int2:sourceSnippet="Inferring food web structure from predator–prey body size relationships. Dominique Gravel, Corresponding Author. Dominique Gravel. Département de biologie, chimie et géographie, Université du Québec à Rimouski, 300 Allée des Ursulines, G5L 3A1 Québec, Canada.">
              <int2:suggestions int2:citationType="Inline">
                <int2:suggestion int2:citationStyle="Mla" int2:isIdentical="0">
                  <int2:citationText>(“Inferring food web structure from predator–prey body size relationships ...”)</int2:citationText>
                </int2:suggestion>
                <int2:suggestion int2:citationStyle="Apa" int2:isIdentical="0">
                  <int2:citationText>(“Inferring food web structure from predator–prey body size relationships ...”)</int2:citationText>
                </int2:suggestion>
                <int2:suggestion int2:citationStyle="Chicago" int2:isIdentical="0">
                  <int2:citationText>(“Inferring food web structure from predator–prey body size relationships ...”)</int2:citationText>
                </int2:suggestion>
              </int2:suggestions>
              <int2:suggestions int2:citationType="Full">
                <int2:suggestion int2:citationStyle="Mla" int2:isIdentical="0">
                  <int2:citationText>&lt;i&gt;Inferring food web structure from predator–prey body size relationships ...&lt;/i&gt;, https://besjournals.onlinelibrary.wiley.com/doi/full/10.1111/2041-210X.12103.</int2:citationText>
                </int2:suggestion>
                <int2:suggestion int2:citationStyle="Apa" int2:isIdentical="0">
                  <int2:citationText>&lt;i&gt;Inferring food web structure from predator–prey body size relationships ...&lt;/i&gt;. (n.d.). Retrieved from https://besjournals.onlinelibrary.wiley.com/doi/full/10.1111/2041-210X.12103</int2:citationText>
                </int2:suggestion>
                <int2:suggestion int2:citationStyle="Chicago" int2:isIdentical="0">
                  <int2:citationText>“Inferring food web structure from predator–prey body size relationships ...” n.d., https://besjournals.onlinelibrary.wiley.com/doi/full/10.1111/2041-210X.12103.</int2:citationText>
                </int2:suggestion>
              </int2:suggestions>
            </int2:source>
            <int2:source int2:sourceType="Online" int2:sourceTitle="Inferring food web structure from predator–prey body ... - ResearchGate" int2:sourceUrl="https://www.researchgate.net/publication/263182578_Inferring_food_web_structure_from_predator-prey_body_size_relationships" int2:sourceSnippet="Request PDF | Inferring food web structure from predator–prey body size relationships | Current global changes make it important to be able to predict which interactions will occur in the ...">
              <int2:suggestions int2:citationType="Inline">
                <int2:suggestion int2:citationStyle="Mla" int2:isIdentical="0">
                  <int2:citationText>(“Inferring food web structure from predator–prey body ... - ResearchGate”)</int2:citationText>
                </int2:suggestion>
                <int2:suggestion int2:citationStyle="Apa" int2:isIdentical="0">
                  <int2:citationText>(“Inferring food web structure from predator–prey body ... - ResearchGate”)</int2:citationText>
                </int2:suggestion>
                <int2:suggestion int2:citationStyle="Chicago" int2:isIdentical="0">
                  <int2:citationText>(“Inferring food web structure from predator–prey body ... - ResearchGate”)</int2:citationText>
                </int2:suggestion>
              </int2:suggestions>
              <int2:suggestions int2:citationType="Full">
                <int2:suggestion int2:citationStyle="Mla" int2:isIdentical="0">
                  <int2:citationText>&lt;i&gt;Inferring food web structure from predator–prey body ... - ResearchGate&lt;/i&gt;, https://www.researchgate.net/publication/263182578_Inferring_food_web_structure_from_predator-prey_body_size_relationships.</int2:citationText>
                </int2:suggestion>
                <int2:suggestion int2:citationStyle="Apa" int2:isIdentical="0">
                  <int2:citationText>&lt;i&gt;Inferring food web structure from predator–prey body ... - ResearchGate&lt;/i&gt;. (n.d.). Retrieved from https://www.researchgate.net/publication/263182578_Inferring_food_web_structure_from_predator-prey_body_size_relationships</int2:citationText>
                </int2:suggestion>
                <int2:suggestion int2:citationStyle="Chicago" int2:isIdentical="0">
                  <int2:citationText>“Inferring food web structure from predator–prey body ... - ResearchGate” n.d., https://www.researchgate.net/publication/263182578_Inferring_food_web_structure_from_predator-prey_body_size_relationships.</int2:citationText>
                </int2:suggestion>
              </int2:suggestions>
            </int2:source>
            <int2:source int2:sourceType="Online" int2:sourceTitle="Statistical Approaches for Inferring and Predicting Food-Web ..." int2:sourceUrl="https://www.cambridge.org/core/books/adaptive-food-webs/statistical-approaches-for-inferring-and-predicting-foodweb-architecture/54F14B40B54B9C53AEBCDA2B75DDA3B7" int2:sourceSnippet="12 - Statistical Approaches for Inferring and Predicting Food-Web Architecture from Part II - Food Webs: From Traits to Ecosystem Functioning. Published online by Cambridge University Press: 05 December 2017 By. ... Inferring food web structure from predator–prey body size relationships.">
              <int2:suggestions int2:citationType="Inline">
                <int2:suggestion int2:citationStyle="Mla" int2:isIdentical="0">
                  <int2:citationText>(“Statistical Approaches for Inferring and Predicting Food-Web ...”)</int2:citationText>
                </int2:suggestion>
                <int2:suggestion int2:citationStyle="Apa" int2:isIdentical="0">
                  <int2:citationText>(“Statistical Approaches for Inferring and Predicting Food-Web ...”)</int2:citationText>
                </int2:suggestion>
                <int2:suggestion int2:citationStyle="Chicago" int2:isIdentical="0">
                  <int2:citationText>(“Statistical Approaches for Inferring and Predicting Food-Web ...”)</int2:citationText>
                </int2:suggestion>
              </int2:suggestions>
              <int2:suggestions int2:citationType="Full">
                <int2:suggestion int2:citationStyle="Mla" int2:isIdentical="0">
                  <int2:citationText>&lt;i&gt;Statistical Approaches for Inferring and Predicting Food-Web ...&lt;/i&gt;, https://www.cambridge.org/core/books/adaptive-food-webs/statistical-approaches-for-inferring-and-predicting-foodweb-architecture/54F14B40B54B9C53AEBCDA2B75DDA3B7.</int2:citationText>
                </int2:suggestion>
                <int2:suggestion int2:citationStyle="Apa" int2:isIdentical="0">
                  <int2:citationText>&lt;i&gt;Statistical Approaches for Inferring and Predicting Food-Web ...&lt;/i&gt;. (n.d.). Retrieved from https://www.cambridge.org/core/books/adaptive-food-webs/statistical-approaches-for-inferring-and-predicting-foodweb-architecture/54F14B40B54B9C53AEBCDA2B75DDA3B7</int2:citationText>
                </int2:suggestion>
                <int2:suggestion int2:citationStyle="Chicago" int2:isIdentical="0">
                  <int2:citationText>“Statistical Approaches for Inferring and Predicting Food-Web ...” n.d., https://www.cambridge.org/core/books/adaptive-food-webs/statistical-approaches-for-inferring-and-predicting-foodweb-architecture/54F14B40B54B9C53AEBCDA2B75DDA3B7.</int2:citationText>
                </int2:suggestion>
              </int2:suggestions>
            </int2:source>
          </int2:similarityCritique>
        </oel:ext>
      </int2:extLst>
    </int2:bookmark>
    <int2:bookmark int2:bookmarkName="_Int_8p3Ki2fF" int2:invalidationBookmarkName="" int2:hashCode="C9HfNQ1BPw08D7" int2:id="66vRtvSI">
      <int2:extLst>
        <oel:ext uri="426473B9-03D8-482F-96C9-C2C85392BACA">
          <int2:similarityCritique int2:version="1" int2:context="“COMMUNITY VIABILITY ANALYSIS: THE RESPONSE OF ECOLOGICAL COMMUNITIES TO SPECIES LOSS.”">
            <int2:source int2:sourceType="Online" int2:sourceTitle="COMMUNITY VIABILITY ANALYSIS: THE RESPONSE OF ECOLOGICAL COMMUNITIES TO ..." int2:sourceUrl="https://esajournals.onlinelibrary.wiley.com/doi/full/10.1890/03-8018" int2:sourceSnippet="COMMUNITY VIABILITY ANALYSIS: THE RESPONSE OF ECOLOGICAL COMMUNITIES TO SPECIES LOSS. Bo Ebenman, Bo Ebenman. Department of Biology, Linköping University, SE-58183 Linköping, Sweden. E-mail: boebe@ifm.liu.se. Search for more papers by this author. Richard Law, Richard Law.">
              <int2:suggestions int2:citationType="Inline">
                <int2:suggestion int2:citationStyle="Mla" int2:isIdentical="0">
                  <int2:citationText>(“COMMUNITY VIABILITY ANALYSIS: THE RESPONSE OF ECOLOGICAL COMMUNITIES TO ...”)</int2:citationText>
                </int2:suggestion>
                <int2:suggestion int2:citationStyle="Apa" int2:isIdentical="0">
                  <int2:citationText>(“COMMUNITY VIABILITY ANALYSIS: THE RESPONSE OF ECOLOGICAL COMMUNITIES TO ...”)</int2:citationText>
                </int2:suggestion>
                <int2:suggestion int2:citationStyle="Chicago" int2:isIdentical="0">
                  <int2:citationText>(“COMMUNITY VIABILITY ANALYSIS: THE RESPONSE OF ECOLOGICAL COMMUNITIES TO ...”)</int2:citationText>
                </int2:suggestion>
              </int2:suggestions>
              <int2:suggestions int2:citationType="Full">
                <int2:suggestion int2:citationStyle="Mla" int2:isIdentical="0">
                  <int2:citationText>&lt;i&gt;COMMUNITY VIABILITY ANALYSIS: THE RESPONSE OF ECOLOGICAL COMMUNITIES TO ...&lt;/i&gt;, https://esajournals.onlinelibrary.wiley.com/doi/full/10.1890/03-8018.</int2:citationText>
                </int2:suggestion>
                <int2:suggestion int2:citationStyle="Apa" int2:isIdentical="0">
                  <int2:citationText>&lt;i&gt;COMMUNITY VIABILITY ANALYSIS: THE RESPONSE OF ECOLOGICAL COMMUNITIES TO ...&lt;/i&gt;. (n.d.). Retrieved from https://esajournals.onlinelibrary.wiley.com/doi/full/10.1890/03-8018</int2:citationText>
                </int2:suggestion>
                <int2:suggestion int2:citationStyle="Chicago" int2:isIdentical="0">
                  <int2:citationText>“COMMUNITY VIABILITY ANALYSIS: THE RESPONSE OF ECOLOGICAL COMMUNITIES TO ...” n.d., https://esajournals.onlinelibrary.wiley.com/doi/full/10.1890/03-8018.</int2:citationText>
                </int2:suggestion>
              </int2:suggestions>
            </int2:source>
            <int2:source int2:sourceType="Online" int2:sourceTitle="Community viability analysis: The response of ecological communities to ..." int2:sourceUrl="https://www.researchgate.net/publication/251388361_Community_viability_analysis_The_response_of_ecological_communities_to_species_loss" int2:sourceSnippet="Download Citation | Community viability analysis: The response of ecological communities to species loss | The loss of a species from an ecological community can set up a cascade of secondary ...">
              <int2:suggestions int2:citationType="Inline">
                <int2:suggestion int2:citationStyle="Mla" int2:isIdentical="0">
                  <int2:citationText>(“Community viability analysis: The response of ecological communities to ...”)</int2:citationText>
                </int2:suggestion>
                <int2:suggestion int2:citationStyle="Apa" int2:isIdentical="0">
                  <int2:citationText>(“Community viability analysis: The response of ecological communities to ...”)</int2:citationText>
                </int2:suggestion>
                <int2:suggestion int2:citationStyle="Chicago" int2:isIdentical="0">
                  <int2:citationText>(“Community viability analysis: The response of ecological communities to ...”)</int2:citationText>
                </int2:suggestion>
              </int2:suggestions>
              <int2:suggestions int2:citationType="Full">
                <int2:suggestion int2:citationStyle="Mla" int2:isIdentical="0">
                  <int2:citationText>&lt;i&gt;Community viability analysis: The response of ecological communities to ...&lt;/i&gt;, https://www.researchgate.net/publication/251388361_Community_viability_analysis_The_response_of_ecological_communities_to_species_loss.</int2:citationText>
                </int2:suggestion>
                <int2:suggestion int2:citationStyle="Apa" int2:isIdentical="0">
                  <int2:citationText>&lt;i&gt;Community viability analysis: The response of ecological communities to ...&lt;/i&gt;. (n.d.). Retrieved from https://www.researchgate.net/publication/251388361_Community_viability_analysis_The_response_of_ecological_communities_to_species_loss</int2:citationText>
                </int2:suggestion>
                <int2:suggestion int2:citationStyle="Chicago" int2:isIdentical="0">
                  <int2:citationText>“Community viability analysis: The response of ecological communities to ...” n.d., https://www.researchgate.net/publication/251388361_Community_viability_analysis_The_response_of_ecological_communities_to_species_loss.</int2:citationText>
                </int2:suggestion>
              </int2:suggestions>
            </int2:source>
            <int2:source int2:sourceType="Online" int2:sourceTitle="Community Viability Analysis: The Response of Ecological ... - JSTOR" int2:sourceUrl="https://www.jstor.org/stable/3450256" int2:sourceSnippet="Title: Community Viability Analysis: The Response of Ecological Communities to Species Loss Created Date: 20160809103655Z">
              <int2:suggestions int2:citationType="Inline">
                <int2:suggestion int2:citationStyle="Mla" int2:isIdentical="0">
                  <int2:citationText>(“Community Viability Analysis: The Response of Ecological ... - JSTOR”)</int2:citationText>
                </int2:suggestion>
                <int2:suggestion int2:citationStyle="Apa" int2:isIdentical="0">
                  <int2:citationText>(“Community Viability Analysis: The Response of Ecological ... - JSTOR”)</int2:citationText>
                </int2:suggestion>
                <int2:suggestion int2:citationStyle="Chicago" int2:isIdentical="0">
                  <int2:citationText>(“Community Viability Analysis: The Response of Ecological ... - JSTOR”)</int2:citationText>
                </int2:suggestion>
              </int2:suggestions>
              <int2:suggestions int2:citationType="Full">
                <int2:suggestion int2:citationStyle="Mla" int2:isIdentical="0">
                  <int2:citationText>&lt;i&gt;Community Viability Analysis: The Response of Ecological ... - JSTOR&lt;/i&gt;, https://www.jstor.org/stable/3450256.</int2:citationText>
                </int2:suggestion>
                <int2:suggestion int2:citationStyle="Apa" int2:isIdentical="0">
                  <int2:citationText>&lt;i&gt;Community Viability Analysis: The Response of Ecological ... - JSTOR&lt;/i&gt;. (n.d.). Retrieved from https://www.jstor.org/stable/3450256</int2:citationText>
                </int2:suggestion>
                <int2:suggestion int2:citationStyle="Chicago" int2:isIdentical="0">
                  <int2:citationText>“Community Viability Analysis: The Response of Ecological ... - JSTOR” n.d., https://www.jstor.org/stable/3450256.</int2:citationText>
                </int2:suggestion>
              </int2:suggestions>
            </int2:source>
          </int2:similarityCritique>
        </oel:ext>
      </int2:extLst>
    </int2:bookmark>
    <int2:bookmark int2:bookmarkName="_Int_CJwBQXmF" int2:invalidationBookmarkName="" int2:hashCode="sdLmtPpJMuZmU4" int2:id="fVAeCNhR">
      <int2:extLst>
        <oel:ext uri="426473B9-03D8-482F-96C9-C2C85392BACA">
          <int2:similarityCritique int2:version="1" int2:context="“Using Community Viability Analysis to Identify Fragile Systems and Keystone Species.”">
            <int2:source int2:sourceType="Online" int2:sourceTitle="Using community viability analysis to identify fragile systems and ..." int2:sourceUrl="https://pubmed.ncbi.nlm.nih.gov/16701436/" int2:sourceSnippet="Owing to interdependences among species in ecological communities, the loss of one species can trigger a cascade of secondary extinctions with potentially dramatic effects on the functioning and stability of the community. It is, therefore, important to assess the risk and likely extent of secondary …">
              <int2:suggestions int2:citationType="Inline">
                <int2:suggestion int2:citationStyle="Mla" int2:isIdentical="0">
                  <int2:citationText>(“Using community viability analysis to identify fragile systems and ...”)</int2:citationText>
                </int2:suggestion>
                <int2:suggestion int2:citationStyle="Apa" int2:isIdentical="0">
                  <int2:citationText>(“Using community viability analysis to identify fragile systems and ...”)</int2:citationText>
                </int2:suggestion>
                <int2:suggestion int2:citationStyle="Chicago" int2:isIdentical="0">
                  <int2:citationText>(“Using community viability analysis to identify fragile systems and ...”)</int2:citationText>
                </int2:suggestion>
              </int2:suggestions>
              <int2:suggestions int2:citationType="Full">
                <int2:suggestion int2:citationStyle="Mla" int2:isIdentical="0">
                  <int2:citationText>&lt;i&gt;Using community viability analysis to identify fragile systems and ...&lt;/i&gt;, https://pubmed.ncbi.nlm.nih.gov/16701436/.</int2:citationText>
                </int2:suggestion>
                <int2:suggestion int2:citationStyle="Apa" int2:isIdentical="0">
                  <int2:citationText>&lt;i&gt;Using community viability analysis to identify fragile systems and ...&lt;/i&gt;. (n.d.). Retrieved from https://pubmed.ncbi.nlm.nih.gov/16701436/</int2:citationText>
                </int2:suggestion>
                <int2:suggestion int2:citationStyle="Chicago" int2:isIdentical="0">
                  <int2:citationText>“Using community viability analysis to identify fragile systems and ...” n.d., https://pubmed.ncbi.nlm.nih.gov/16701436/.</int2:citationText>
                </int2:suggestion>
              </int2:suggestions>
            </int2:source>
            <int2:source int2:sourceType="Online" int2:sourceTitle="Using community viability analysis to identify fragile systems and ..." int2:sourceUrl="https://europepmc.org/article/MED/16701436" int2:sourceSnippet="Using community viability analysis to identify fragile systems and keystone species. ... Using community viability analysis to identify fragile systems and keystone species. Ebenman B, Jonsson T. Author information. Affiliations. All authors. 1. Department of Biology, IFM, Linköping University, SE-58183 Linköping, Sweden. boebe@ifm.liu.se ...">
              <int2:suggestions int2:citationType="Inline">
                <int2:suggestion int2:citationStyle="Mla" int2:isIdentical="0">
                  <int2:citationText>(“Using community viability analysis to identify fragile systems and ...”)</int2:citationText>
                </int2:suggestion>
                <int2:suggestion int2:citationStyle="Apa" int2:isIdentical="0">
                  <int2:citationText>(“Using community viability analysis to identify fragile systems and ...”)</int2:citationText>
                </int2:suggestion>
                <int2:suggestion int2:citationStyle="Chicago" int2:isIdentical="0">
                  <int2:citationText>(“Using community viability analysis to identify fragile systems and ...”)</int2:citationText>
                </int2:suggestion>
              </int2:suggestions>
              <int2:suggestions int2:citationType="Full">
                <int2:suggestion int2:citationStyle="Mla" int2:isIdentical="0">
                  <int2:citationText>&lt;i&gt;Using community viability analysis to identify fragile systems and ...&lt;/i&gt;, https://europepmc.org/article/MED/16701436.</int2:citationText>
                </int2:suggestion>
                <int2:suggestion int2:citationStyle="Apa" int2:isIdentical="0">
                  <int2:citationText>&lt;i&gt;Using community viability analysis to identify fragile systems and ...&lt;/i&gt;. (n.d.). Retrieved from https://europepmc.org/article/MED/16701436</int2:citationText>
                </int2:suggestion>
                <int2:suggestion int2:citationStyle="Chicago" int2:isIdentical="0">
                  <int2:citationText>“Using community viability analysis to identify fragile systems and ...” n.d., https://europepmc.org/article/MED/16701436.</int2:citationText>
                </int2:suggestion>
              </int2:suggestions>
            </int2:source>
            <int2:source int2:sourceType="Online" int2:sourceTitle="Using community viability analysis to identify fragile systems and ..." int2:sourceUrl="https://www.sierraclub.org/sites/www.sierraclub.org/files/sce/rocky-mountain-chapter/Wolves-Resources/Using%20Community%20Viability%20Analysis%20to%20Identify%20Fragile%20Systems%20and%20Keystone%20Species.pdf" int2:sourceSnippet="Using community viability analysis to identify fragile systems and keystone species Bo Ebenman1 and Tomas Jonsson2 1Department of Biology, IFM, Linko¨ping University, SE-58183 Linko¨ping, Sweden 2Systems biology group, School of Life Sciences, Sko¨vde University, Box 408, SE-54128 Sko¨vde, Sweden Owing tointerdependences amongspeciesinecological">
              <int2:suggestions int2:citationType="Inline">
                <int2:suggestion int2:citationStyle="Mla" int2:isIdentical="0">
                  <int2:citationText>(“Using community viability analysis to identify fragile systems and ...”)</int2:citationText>
                </int2:suggestion>
                <int2:suggestion int2:citationStyle="Apa" int2:isIdentical="0">
                  <int2:citationText>(“Using community viability analysis to identify fragile systems and ...”)</int2:citationText>
                </int2:suggestion>
                <int2:suggestion int2:citationStyle="Chicago" int2:isIdentical="0">
                  <int2:citationText>(“Using community viability analysis to identify fragile systems and ...”)</int2:citationText>
                </int2:suggestion>
              </int2:suggestions>
              <int2:suggestions int2:citationType="Full">
                <int2:suggestion int2:citationStyle="Mla" int2:isIdentical="0">
                  <int2:citationText>&lt;i&gt;Using community viability analysis to identify fragile systems and ...&lt;/i&gt;, https://www.sierraclub.org/sites/www.sierraclub.org/files/sce/rocky-mountain-chapter/Wolves-Resources/Using%20Community%20Viability%20Analysis%20to%20Identify%20Fragile%20Systems%20and%20Keystone%20Species.pdf.</int2:citationText>
                </int2:suggestion>
                <int2:suggestion int2:citationStyle="Apa" int2:isIdentical="0">
                  <int2:citationText>&lt;i&gt;Using community viability analysis to identify fragile systems and ...&lt;/i&gt;. (n.d.). Retrieved from https://www.sierraclub.org/sites/www.sierraclub.org/files/sce/rocky-mountain-chapter/Wolves-Resources/Using%20Community%20Viability%20Analysis%20to%20Identify%20Fragile%20Systems%20and%20Keystone%20Species.pdf</int2:citationText>
                </int2:suggestion>
                <int2:suggestion int2:citationStyle="Chicago" int2:isIdentical="0">
                  <int2:citationText>“Using community viability analysis to identify fragile systems and ...” n.d., https://www.sierraclub.org/sites/www.sierraclub.org/files/sce/rocky-mountain-chapter/Wolves-Resources/Using%20Community%20Viability%20Analysis%20to%20Identify%20Fragile%20Systems%20and%20Keystone%20Species.pdf.</int2:citationText>
                </int2:suggestion>
              </int2:suggestions>
            </int2:source>
          </int2:similarityCritique>
        </oel:ext>
      </int2:extLst>
    </int2:bookmark>
    <int2:bookmark int2:bookmarkName="_Int_q3BxgkV0" int2:invalidationBookmarkName="" int2:hashCode="+J3YKpFazvU8HG" int2:id="HarXoge9">
      <int2:extLst>
        <oel:ext uri="426473B9-03D8-482F-96C9-C2C85392BACA">
          <int2:similarityCritique int2:version="1" int2:context="“Network Structure and Biodiversity Loss in Food Webs: Robustness Increases with Connectance.”">
            <int2:source int2:sourceType="Online" int2:sourceTitle="Readings | Ecology I: The Earth System - MIT OpenCourseWare" int2:sourceUrl="https://ocw.mit.edu/courses/1-018j-ecology-i-the-earth-system-fall-2009/pages/readings/" int2:sourceSnippet="Dunne, Jennifer, Richard Williams, and Neo Martinez. “Network Structure and Biodiversity Loss in Food Webs: Robustness Increases with Connectance.” Ecology Letters 5 (2002): 558-567. Bol, Roland, and Christian Pflieger. “Stable Isotope Analysis of the Hair of Modern Humans and Their Domestic Animals.”">
              <int2:suggestions int2:citationType="Inline">
                <int2:suggestion int2:citationStyle="Mla" int2:isIdentical="1">
                  <int2:citationText>(“Readings | Ecology I: The Earth System - MIT OpenCourseWare”)</int2:citationText>
                </int2:suggestion>
                <int2:suggestion int2:citationStyle="Apa" int2:isIdentical="1">
                  <int2:citationText>(“Readings | Ecology I: The Earth System - MIT OpenCourseWare”)</int2:citationText>
                </int2:suggestion>
                <int2:suggestion int2:citationStyle="Chicago" int2:isIdentical="1">
                  <int2:citationText>(“Readings | Ecology I: The Earth System - MIT OpenCourseWare”)</int2:citationText>
                </int2:suggestion>
              </int2:suggestions>
              <int2:suggestions int2:citationType="Full">
                <int2:suggestion int2:citationStyle="Mla" int2:isIdentical="1">
                  <int2:citationText>&lt;i&gt;Readings | Ecology I: The Earth System - MIT OpenCourseWare&lt;/i&gt;, https://ocw.mit.edu/courses/1-018j-ecology-i-the-earth-system-fall-2009/pages/readings/.</int2:citationText>
                </int2:suggestion>
                <int2:suggestion int2:citationStyle="Apa" int2:isIdentical="1">
                  <int2:citationText>&lt;i&gt;Readings | Ecology I: The Earth System - MIT OpenCourseWare&lt;/i&gt;. (n.d.). Retrieved from https://ocw.mit.edu/courses/1-018j-ecology-i-the-earth-system-fall-2009/pages/readings/</int2:citationText>
                </int2:suggestion>
                <int2:suggestion int2:citationStyle="Chicago" int2:isIdentical="1">
                  <int2:citationText>“Readings | Ecology I: The Earth System - MIT OpenCourseWare” n.d., https://ocw.mit.edu/courses/1-018j-ecology-i-the-earth-system-fall-2009/pages/readings/.</int2:citationText>
                </int2:suggestion>
              </int2:suggestions>
            </int2:source>
            <int2:source int2:sourceType="Online" int2:sourceTitle="Network structure and biodiversity loss in food webs: robustness ..." int2:sourceUrl="http://eaton.math.rpi.edu/CSUMS/Papers/FoodWebs/dunnebiodiversityfoodweb.pdf" int2:sourceSnippet="Network structure and biodiversity loss in food webs: robustness increases with connectance Jennifer A. Dunne,1,2* Richard J. Williams 1and Neo D. Martinez 1Romberg Tiburon Center, San Francisco State University, Tiburon, CA 94920, USA 2Santa Fe Institute, Santa Fe, NM 87501, USA *Correspondence: E-mail: jdunne@sfsu.edu Abstract">
              <int2:suggestions int2:citationType="Inline">
                <int2:suggestion int2:citationStyle="Mla" int2:isIdentical="0">
                  <int2:citationText>(“Network structure and biodiversity loss in food webs: robustness ...”)</int2:citationText>
                </int2:suggestion>
                <int2:suggestion int2:citationStyle="Apa" int2:isIdentical="0">
                  <int2:citationText>(“Network structure and biodiversity loss in food webs: robustness ...”)</int2:citationText>
                </int2:suggestion>
                <int2:suggestion int2:citationStyle="Chicago" int2:isIdentical="0">
                  <int2:citationText>(“Network structure and biodiversity loss in food webs: robustness ...”)</int2:citationText>
                </int2:suggestion>
              </int2:suggestions>
              <int2:suggestions int2:citationType="Full">
                <int2:suggestion int2:citationStyle="Mla" int2:isIdentical="0">
                  <int2:citationText>&lt;i&gt;Network structure and biodiversity loss in food webs: robustness ...&lt;/i&gt;, http://eaton.math.rpi.edu/CSUMS/Papers/FoodWebs/dunnebiodiversityfoodweb.pdf.</int2:citationText>
                </int2:suggestion>
                <int2:suggestion int2:citationStyle="Apa" int2:isIdentical="0">
                  <int2:citationText>&lt;i&gt;Network structure and biodiversity loss in food webs: robustness ...&lt;/i&gt;. (n.d.). Retrieved from http://eaton.math.rpi.edu/CSUMS/Papers/FoodWebs/dunnebiodiversityfoodweb.pdf</int2:citationText>
                </int2:suggestion>
                <int2:suggestion int2:citationStyle="Chicago" int2:isIdentical="0">
                  <int2:citationText>“Network structure and biodiversity loss in food webs: robustness ...” n.d., http://eaton.math.rpi.edu/CSUMS/Papers/FoodWebs/dunnebiodiversityfoodweb.pdf.</int2:citationText>
                </int2:suggestion>
              </int2:suggestions>
            </int2:source>
            <int2:source int2:sourceType="Online" int2:sourceTitle="‪Jennifer A. Dunne‬ - ‪Google Scholar‬" int2:sourceUrl="https://scholar.google.com/citations?user=P0Co1HMAAAAJ" int2:sourceSnippet="Network structure and biodiversity loss in food webs: robustness increases with connectance. JA Dunne, RJ Williams, ND Martinez. Ecology Letters 5, 558-567, 2002. 1729: 2002: Food-web structure and network theory: the role of connectance and size. JA Dunne, RJ Williams, ND Martinez.">
              <int2:suggestions int2:citationType="Inline">
                <int2:suggestion int2:citationStyle="Mla" int2:isIdentical="0">
                  <int2:citationText>(“‪Jennifer A. Dunne‬ - ‪Google Scholar‬”)</int2:citationText>
                </int2:suggestion>
                <int2:suggestion int2:citationStyle="Apa" int2:isIdentical="0">
                  <int2:citationText>(“‪Jennifer A. Dunne‬ - ‪Google Scholar‬”)</int2:citationText>
                </int2:suggestion>
                <int2:suggestion int2:citationStyle="Chicago" int2:isIdentical="0">
                  <int2:citationText>(“‪Jennifer A. Dunne‬ - ‪Google Scholar‬”)</int2:citationText>
                </int2:suggestion>
              </int2:suggestions>
              <int2:suggestions int2:citationType="Full">
                <int2:suggestion int2:citationStyle="Mla" int2:isIdentical="0">
                  <int2:citationText>&lt;i&gt;‪Jennifer A. Dunne‬ - ‪Google Scholar‬&lt;/i&gt;, https://scholar.google.com/citations?user=P0Co1HMAAAAJ.</int2:citationText>
                </int2:suggestion>
                <int2:suggestion int2:citationStyle="Apa" int2:isIdentical="0">
                  <int2:citationText>&lt;i&gt;‪Jennifer A. Dunne‬ - ‪Google Scholar‬&lt;/i&gt;. (n.d.). Retrieved from https://scholar.google.com/citations?user=P0Co1HMAAAAJ</int2:citationText>
                </int2:suggestion>
                <int2:suggestion int2:citationStyle="Chicago" int2:isIdentical="0">
                  <int2:citationText>“‪Jennifer A. Dunne‬ - ‪Google Scholar‬” n.d., https://scholar.google.com/citations?user=P0Co1HMAAAAJ.</int2:citationText>
                </int2:suggestion>
              </int2:suggestions>
            </int2:source>
          </int2:similarityCritique>
        </oel:ext>
      </int2:extLst>
    </int2:bookmark>
    <int2:bookmark int2:bookmarkName="_Int_voOcWwhg" int2:invalidationBookmarkName="" int2:hashCode="GPyIfw4HjJPUUQ" int2:id="xdNIZVRI">
      <int2:extLst>
        <oel:ext uri="426473B9-03D8-482F-96C9-C2C85392BACA">
          <int2:similarityCritique int2:version="1" int2:context="Dunne, Jennifer A, Richard J Williams, and Neo D Martinez.">
            <int2:source int2:sourceType="Online" int2:sourceTitle="How to use the NetworkExtinction Package" int2:sourceUrl="https://cran.r-project.org/web/packages/NetworkExtinction/vignettes/How_to_use_the_NetworkExtinction_Package.html" int2:sourceSnippet="Dunne, Jennifer A, Richard J Williams, and Neo D Martinez. 2002. “Food-Web Structure and Network Theory: The Role of Connectance and Size.” Proceedings of the National Academy of Sciences 99 (20). National Acad Sciences: 12917–22. Estrada, Ernesto. 2007. “Food Webs Robustness to Biodiversity Loss: The Roles of Connectance, Expansibility ...">
              <int2:suggestions int2:citationType="Inline">
                <int2:suggestion int2:citationStyle="Mla" int2:isIdentical="1">
                  <int2:citationText>(“How to use the NetworkExtinction Package”)</int2:citationText>
                </int2:suggestion>
                <int2:suggestion int2:citationStyle="Apa" int2:isIdentical="1">
                  <int2:citationText>(“How to use the NetworkExtinction Package”)</int2:citationText>
                </int2:suggestion>
                <int2:suggestion int2:citationStyle="Chicago" int2:isIdentical="1">
                  <int2:citationText>(“How to use the NetworkExtinction Package”)</int2:citationText>
                </int2:suggestion>
              </int2:suggestions>
              <int2:suggestions int2:citationType="Full">
                <int2:suggestion int2:citationStyle="Mla" int2:isIdentical="1">
                  <int2:citationText>&lt;i&gt;How to use the NetworkExtinction Package&lt;/i&gt;, https://cran.r-project.org/web/packages/NetworkExtinction/vignettes/How_to_use_the_NetworkExtinction_Package.html.</int2:citationText>
                </int2:suggestion>
                <int2:suggestion int2:citationStyle="Apa" int2:isIdentical="1">
                  <int2:citationText>&lt;i&gt;How to use the NetworkExtinction Package&lt;/i&gt;. (n.d.). Retrieved from https://cran.r-project.org/web/packages/NetworkExtinction/vignettes/How_to_use_the_NetworkExtinction_Package.html</int2:citationText>
                </int2:suggestion>
                <int2:suggestion int2:citationStyle="Chicago" int2:isIdentical="1">
                  <int2:citationText>“How to use the NetworkExtinction Package” n.d., https://cran.r-project.org/web/packages/NetworkExtinction/vignettes/How_to_use_the_NetworkExtinction_Package.html.</int2:citationText>
                </int2:suggestion>
              </int2:suggestions>
            </int2:source>
            <int2:source int2:sourceType="Online" int2:sourceTitle="GitHub - cran/NetworkExtinction: This is a read-only mirror of the CRAN ..." int2:sourceUrl="https://github.com/cran/NetworkExtinction" int2:sourceSnippet="Dunne, Jennifer A, Richard J Williams, and Neo D Martinez. 2002. “Food-Web Structure and Network Theory: The Role of Connectance and Size.” Proceedings of the National Academy of Sciences 99 (20).">
              <int2:suggestions int2:citationType="Inline">
                <int2:suggestion int2:citationStyle="Mla" int2:isIdentical="1">
                  <int2:citationText>(“GitHub - cran/NetworkExtinction: This is a read-only mirror of the CRAN ...”)</int2:citationText>
                </int2:suggestion>
                <int2:suggestion int2:citationStyle="Apa" int2:isIdentical="1">
                  <int2:citationText>(“GitHub - cran/NetworkExtinction: This is a read-only mirror of the CRAN ...”)</int2:citationText>
                </int2:suggestion>
                <int2:suggestion int2:citationStyle="Chicago" int2:isIdentical="1">
                  <int2:citationText>(“GitHub - cran/NetworkExtinction: This is a read-only mirror of the CRAN ...”)</int2:citationText>
                </int2:suggestion>
              </int2:suggestions>
              <int2:suggestions int2:citationType="Full">
                <int2:suggestion int2:citationStyle="Mla" int2:isIdentical="1">
                  <int2:citationText>&lt;i&gt;GitHub - cran/NetworkExtinction: This is a read-only mirror of the CRAN ...&lt;/i&gt;, https://github.com/cran/NetworkExtinction.</int2:citationText>
                </int2:suggestion>
                <int2:suggestion int2:citationStyle="Apa" int2:isIdentical="1">
                  <int2:citationText>&lt;i&gt;GitHub - cran/NetworkExtinction: This is a read-only mirror of the CRAN ...&lt;/i&gt;. (n.d.). Retrieved from https://github.com/cran/NetworkExtinction</int2:citationText>
                </int2:suggestion>
                <int2:suggestion int2:citationStyle="Chicago" int2:isIdentical="1">
                  <int2:citationText>“GitHub - cran/NetworkExtinction: This is a read-only mirror of the CRAN ...” n.d., https://github.com/cran/NetworkExtinction.</int2:citationText>
                </int2:suggestion>
              </int2:suggestions>
            </int2:source>
            <int2:source int2:sourceType="Online" int2:sourceTitle="(PDF) Social Networks for Archaeological Research" int2:sourceUrl="https://www.researchgate.net/publication/332131270_Social_Networks_for_Archaeological_Research" int2:sourceSnippet="Social Networks for Archaeological Research, Fig. 5 Sites from the Caribbean are represented as white. ... Dunne, Jennifer A., Richard J. Williams, and Neo. D. Martinez. 2002. Network structure ...">
              <int2:suggestions int2:citationType="Inline">
                <int2:suggestion int2:citationStyle="Mla" int2:isIdentical="0">
                  <int2:citationText>(“(PDF) Social Networks for Archaeological Research”)</int2:citationText>
                </int2:suggestion>
                <int2:suggestion int2:citationStyle="Apa" int2:isIdentical="0">
                  <int2:citationText>(“(PDF) Social Networks for Archaeological Research”)</int2:citationText>
                </int2:suggestion>
                <int2:suggestion int2:citationStyle="Chicago" int2:isIdentical="0">
                  <int2:citationText>(“(PDF) Social Networks for Archaeological Research”)</int2:citationText>
                </int2:suggestion>
              </int2:suggestions>
              <int2:suggestions int2:citationType="Full">
                <int2:suggestion int2:citationStyle="Mla" int2:isIdentical="0">
                  <int2:citationText>&lt;i&gt;(PDF) Social Networks for Archaeological Research&lt;/i&gt;, https://www.researchgate.net/publication/332131270_Social_Networks_for_Archaeological_Research.</int2:citationText>
                </int2:suggestion>
                <int2:suggestion int2:citationStyle="Apa" int2:isIdentical="0">
                  <int2:citationText>&lt;i&gt;(PDF) Social Networks for Archaeological Research&lt;/i&gt;. (n.d.). Retrieved from https://www.researchgate.net/publication/332131270_Social_Networks_for_Archaeological_Research</int2:citationText>
                </int2:suggestion>
                <int2:suggestion int2:citationStyle="Chicago" int2:isIdentical="0">
                  <int2:citationText>“(PDF) Social Networks for Archaeological Research” n.d., https://www.researchgate.net/publication/332131270_Social_Networks_for_Archaeological_Research.</int2:citationText>
                </int2:suggestion>
              </int2:suggestions>
            </int2:source>
          </int2:similarityCritique>
        </oel:ext>
      </int2:extLst>
    </int2:bookmark>
    <int2:bookmark int2:bookmarkName="_Int_qQjUsoxS" int2:invalidationBookmarkName="" int2:hashCode="+J3YKpFazvU8HG" int2:id="BNHgJU2p">
      <int2:extLst>
        <oel:ext uri="426473B9-03D8-482F-96C9-C2C85392BACA">
          <int2:similarityCritique int2:version="1" int2:context="“Network Structure and Biodiversity Loss in Food Webs: Robustness Increases with Connectance.”">
            <int2:source int2:sourceType="Online" int2:sourceTitle="Readings | Ecology I: The Earth System - MIT OpenCourseWare" int2:sourceUrl="https://ocw.mit.edu/courses/1-018j-ecology-i-the-earth-system-fall-2009/pages/readings/" int2:sourceSnippet="Dunne, Jennifer, Richard Williams, and Neo Martinez. “Network Structure and Biodiversity Loss in Food Webs: Robustness Increases with Connectance.” Ecology Letters 5 (2002): 558-567. Bol, Roland, and Christian Pflieger. “Stable Isotope Analysis of the Hair of Modern Humans and Their Domestic Animals.”">
              <int2:suggestions int2:citationType="Inline">
                <int2:suggestion int2:citationStyle="Mla" int2:isIdentical="1">
                  <int2:citationText>(“Readings | Ecology I: The Earth System - MIT OpenCourseWare”)</int2:citationText>
                </int2:suggestion>
                <int2:suggestion int2:citationStyle="Apa" int2:isIdentical="1">
                  <int2:citationText>(“Readings | Ecology I: The Earth System - MIT OpenCourseWare”)</int2:citationText>
                </int2:suggestion>
                <int2:suggestion int2:citationStyle="Chicago" int2:isIdentical="1">
                  <int2:citationText>(“Readings | Ecology I: The Earth System - MIT OpenCourseWare”)</int2:citationText>
                </int2:suggestion>
              </int2:suggestions>
              <int2:suggestions int2:citationType="Full">
                <int2:suggestion int2:citationStyle="Mla" int2:isIdentical="1">
                  <int2:citationText>&lt;i&gt;Readings | Ecology I: The Earth System - MIT OpenCourseWare&lt;/i&gt;, https://ocw.mit.edu/courses/1-018j-ecology-i-the-earth-system-fall-2009/pages/readings/.</int2:citationText>
                </int2:suggestion>
                <int2:suggestion int2:citationStyle="Apa" int2:isIdentical="1">
                  <int2:citationText>&lt;i&gt;Readings | Ecology I: The Earth System - MIT OpenCourseWare&lt;/i&gt;. (n.d.). Retrieved from https://ocw.mit.edu/courses/1-018j-ecology-i-the-earth-system-fall-2009/pages/readings/</int2:citationText>
                </int2:suggestion>
                <int2:suggestion int2:citationStyle="Chicago" int2:isIdentical="1">
                  <int2:citationText>“Readings | Ecology I: The Earth System - MIT OpenCourseWare” n.d., https://ocw.mit.edu/courses/1-018j-ecology-i-the-earth-system-fall-2009/pages/readings/.</int2:citationText>
                </int2:suggestion>
              </int2:suggestions>
            </int2:source>
            <int2:source int2:sourceType="Online" int2:sourceTitle="Network structure and biodiversity loss in food webs: robustness ..." int2:sourceUrl="http://eaton.math.rpi.edu/CSUMS/Papers/FoodWebs/dunnebiodiversityfoodweb.pdf" int2:sourceSnippet="Network structure and biodiversity loss in food webs: robustness increases with connectance Jennifer A. Dunne,1,2* Richard J. Williams 1and Neo D. Martinez 1Romberg Tiburon Center, San Francisco State University, Tiburon, CA 94920, USA 2Santa Fe Institute, Santa Fe, NM 87501, USA *Correspondence: E-mail: jdunne@sfsu.edu Abstract">
              <int2:suggestions int2:citationType="Inline">
                <int2:suggestion int2:citationStyle="Mla" int2:isIdentical="0">
                  <int2:citationText>(“Network structure and biodiversity loss in food webs: robustness ...”)</int2:citationText>
                </int2:suggestion>
                <int2:suggestion int2:citationStyle="Apa" int2:isIdentical="0">
                  <int2:citationText>(“Network structure and biodiversity loss in food webs: robustness ...”)</int2:citationText>
                </int2:suggestion>
                <int2:suggestion int2:citationStyle="Chicago" int2:isIdentical="0">
                  <int2:citationText>(“Network structure and biodiversity loss in food webs: robustness ...”)</int2:citationText>
                </int2:suggestion>
              </int2:suggestions>
              <int2:suggestions int2:citationType="Full">
                <int2:suggestion int2:citationStyle="Mla" int2:isIdentical="0">
                  <int2:citationText>&lt;i&gt;Network structure and biodiversity loss in food webs: robustness ...&lt;/i&gt;, http://eaton.math.rpi.edu/CSUMS/Papers/FoodWebs/dunnebiodiversityfoodweb.pdf.</int2:citationText>
                </int2:suggestion>
                <int2:suggestion int2:citationStyle="Apa" int2:isIdentical="0">
                  <int2:citationText>&lt;i&gt;Network structure and biodiversity loss in food webs: robustness ...&lt;/i&gt;. (n.d.). Retrieved from http://eaton.math.rpi.edu/CSUMS/Papers/FoodWebs/dunnebiodiversityfoodweb.pdf</int2:citationText>
                </int2:suggestion>
                <int2:suggestion int2:citationStyle="Chicago" int2:isIdentical="0">
                  <int2:citationText>“Network structure and biodiversity loss in food webs: robustness ...” n.d., http://eaton.math.rpi.edu/CSUMS/Papers/FoodWebs/dunnebiodiversityfoodweb.pdf.</int2:citationText>
                </int2:suggestion>
              </int2:suggestions>
            </int2:source>
            <int2:source int2:sourceType="Online" int2:sourceTitle="‪Jennifer A. Dunne‬ - ‪Google Scholar‬" int2:sourceUrl="https://scholar.google.com/citations?user=P0Co1HMAAAAJ" int2:sourceSnippet="Network structure and biodiversity loss in food webs: robustness increases with connectance. JA Dunne, RJ Williams, ND Martinez. Ecology Letters 5, 558-567, 2002. 1729: 2002: Food-web structure and network theory: the role of connectance and size. JA Dunne, RJ Williams, ND Martinez.">
              <int2:suggestions int2:citationType="Inline">
                <int2:suggestion int2:citationStyle="Mla" int2:isIdentical="0">
                  <int2:citationText>(“‪Jennifer A. Dunne‬ - ‪Google Scholar‬”)</int2:citationText>
                </int2:suggestion>
                <int2:suggestion int2:citationStyle="Apa" int2:isIdentical="0">
                  <int2:citationText>(“‪Jennifer A. Dunne‬ - ‪Google Scholar‬”)</int2:citationText>
                </int2:suggestion>
                <int2:suggestion int2:citationStyle="Chicago" int2:isIdentical="0">
                  <int2:citationText>(“‪Jennifer A. Dunne‬ - ‪Google Scholar‬”)</int2:citationText>
                </int2:suggestion>
              </int2:suggestions>
              <int2:suggestions int2:citationType="Full">
                <int2:suggestion int2:citationStyle="Mla" int2:isIdentical="0">
                  <int2:citationText>&lt;i&gt;‪Jennifer A. Dunne‬ - ‪Google Scholar‬&lt;/i&gt;, https://scholar.google.com/citations?user=P0Co1HMAAAAJ.</int2:citationText>
                </int2:suggestion>
                <int2:suggestion int2:citationStyle="Apa" int2:isIdentical="0">
                  <int2:citationText>&lt;i&gt;‪Jennifer A. Dunne‬ - ‪Google Scholar‬&lt;/i&gt;. (n.d.). Retrieved from https://scholar.google.com/citations?user=P0Co1HMAAAAJ</int2:citationText>
                </int2:suggestion>
                <int2:suggestion int2:citationStyle="Chicago" int2:isIdentical="0">
                  <int2:citationText>“‪Jennifer A. Dunne‬ - ‪Google Scholar‬” n.d., https://scholar.google.com/citations?user=P0Co1HMAAAAJ.</int2:citationText>
                </int2:suggestion>
              </int2:suggestions>
            </int2:source>
          </int2:similarityCritique>
        </oel:ext>
      </int2:extLst>
    </int2:bookmark>
    <int2:bookmark int2:bookmarkName="_Int_XATq9Avx" int2:invalidationBookmarkName="" int2:hashCode="gR1QizNkknQkcT" int2:id="ESKppejn">
      <int2:extLst>
        <oel:ext uri="426473B9-03D8-482F-96C9-C2C85392BACA">
          <int2:similarityCritique int2:version="1" int2:context="Dunne, Jennifer A., Richard J. Williams, and Neo D. Martinez.">
            <int2:source int2:sourceType="Online" int2:sourceTitle="The Use and Misuse of Species-Area Relationships in Predicting Climate ..." int2:sourceUrl="https://link.springer.com/chapter/10.5822/978-1-61091-182-5_5" int2:sourceSnippet="Dunne, Jennifer A., Richard J. Williams, and Neo D. Martinez. 2002. “Network structure and biodiversity loss in food webs: Robustness increases with connectance.” ... The Use and Misuse of Species-Area Relationships in Predicting Climate-Driven Extinction. In: Hannah, L. (eds) Saving a Million Species. Island Press/Center for Resource ...">
              <int2:suggestions int2:citationType="Inline">
                <int2:suggestion int2:citationStyle="Mla" int2:isIdentical="1">
                  <int2:citationText>(“The Use and Misuse of Species-Area Relationships in Predicting Climate ...”)</int2:citationText>
                </int2:suggestion>
                <int2:suggestion int2:citationStyle="Apa" int2:isIdentical="1">
                  <int2:citationText>(“The Use and Misuse of Species-Area Relationships in Predicting Climate ...”)</int2:citationText>
                </int2:suggestion>
                <int2:suggestion int2:citationStyle="Chicago" int2:isIdentical="1">
                  <int2:citationText>(“The Use and Misuse of Species-Area Relationships in Predicting Climate ...”)</int2:citationText>
                </int2:suggestion>
              </int2:suggestions>
              <int2:suggestions int2:citationType="Full">
                <int2:suggestion int2:citationStyle="Mla" int2:isIdentical="1">
                  <int2:citationText>&lt;i&gt;The Use and Misuse of Species-Area Relationships in Predicting Climate ...&lt;/i&gt;, https://link.springer.com/chapter/10.5822/978-1-61091-182-5_5.</int2:citationText>
                </int2:suggestion>
                <int2:suggestion int2:citationStyle="Apa" int2:isIdentical="1">
                  <int2:citationText>&lt;i&gt;The Use and Misuse of Species-Area Relationships in Predicting Climate ...&lt;/i&gt;. (n.d.). Retrieved from https://link.springer.com/chapter/10.5822/978-1-61091-182-5_5</int2:citationText>
                </int2:suggestion>
                <int2:suggestion int2:citationStyle="Chicago" int2:isIdentical="1">
                  <int2:citationText>“The Use and Misuse of Species-Area Relationships in Predicting Climate ...” n.d., https://link.springer.com/chapter/10.5822/978-1-61091-182-5_5.</int2:citationText>
                </int2:suggestion>
              </int2:suggestions>
            </int2:source>
            <int2:source int2:sourceType="Online" int2:sourceTitle="A Proposed Digital Naturalness Application: Supply Chain Network ..." int2:sourceUrl="https://www.digitalnaturalness.com/blog/2020/2/27/a-proposed-digital-naturalness-application-supply-chain-network-resilience" int2:sourceSnippet="This is just one example of applying the digital naturalness design principles to embed some of the deep qualities of beauty, aliveness, and wellness from our interactions with nature into digital systems. ... Dunne, Jennifer A., Richard J. Williams, and Neo D. Martinez. “Network Structure and Biodiversity Loss in Food Webs: Robustness ...">
              <int2:suggestions int2:citationType="Inline">
                <int2:suggestion int2:citationStyle="Mla" int2:isIdentical="1">
                  <int2:citationText>(“A Proposed Digital Naturalness Application: Supply Chain Network ...”)</int2:citationText>
                </int2:suggestion>
                <int2:suggestion int2:citationStyle="Apa" int2:isIdentical="1">
                  <int2:citationText>(“A Proposed Digital Naturalness Application: Supply Chain Network ...”)</int2:citationText>
                </int2:suggestion>
                <int2:suggestion int2:citationStyle="Chicago" int2:isIdentical="1">
                  <int2:citationText>(“A Proposed Digital Naturalness Application: Supply Chain Network ...”)</int2:citationText>
                </int2:suggestion>
              </int2:suggestions>
              <int2:suggestions int2:citationType="Full">
                <int2:suggestion int2:citationStyle="Mla" int2:isIdentical="1">
                  <int2:citationText>&lt;i&gt;A Proposed Digital Naturalness Application: Supply Chain Network ...&lt;/i&gt;, https://www.digitalnaturalness.com/blog/2020/2/27/a-proposed-digital-naturalness-application-supply-chain-network-resilience.</int2:citationText>
                </int2:suggestion>
                <int2:suggestion int2:citationStyle="Apa" int2:isIdentical="1">
                  <int2:citationText>&lt;i&gt;A Proposed Digital Naturalness Application: Supply Chain Network ...&lt;/i&gt;. (n.d.). Retrieved from https://www.digitalnaturalness.com/blog/2020/2/27/a-proposed-digital-naturalness-application-supply-chain-network-resilience</int2:citationText>
                </int2:suggestion>
                <int2:suggestion int2:citationStyle="Chicago" int2:isIdentical="1">
                  <int2:citationText>“A Proposed Digital Naturalness Application: Supply Chain Network ...” n.d., https://www.digitalnaturalness.com/blog/2020/2/27/a-proposed-digital-naturalness-application-supply-chain-network-resilience.</int2:citationText>
                </int2:suggestion>
              </int2:suggestions>
            </int2:source>
            <int2:source int2:sourceType="Online" int2:sourceTitle="Social Networks for Archaeological Research | SpringerLink" int2:sourceUrl="https://link.springer.com/referenceworkentry/10.1007/978-3-030-30018-0_2631" int2:sourceSnippet="Social Networks for Archaeological Research, Fig. 5. Sites from the Caribbean are represented as white nodes and grouped per landmass (green circles). Square sites belong to stylistic micro-area 1; triangular sites belong to stylistic micro-area 2. ... Dunne, Jennifer A., Richard J. Williams, and Neo D. Martinez. 2002. Network structure and ...">
              <int2:suggestions int2:citationType="Inline">
                <int2:suggestion int2:citationStyle="Mla" int2:isIdentical="1">
                  <int2:citationText>(“Social Networks for Archaeological Research | SpringerLink”)</int2:citationText>
                </int2:suggestion>
                <int2:suggestion int2:citationStyle="Apa" int2:isIdentical="1">
                  <int2:citationText>(“Social Networks for Archaeological Research | SpringerLink”)</int2:citationText>
                </int2:suggestion>
                <int2:suggestion int2:citationStyle="Chicago" int2:isIdentical="1">
                  <int2:citationText>(“Social Networks for Archaeological Research | SpringerLink”)</int2:citationText>
                </int2:suggestion>
              </int2:suggestions>
              <int2:suggestions int2:citationType="Full">
                <int2:suggestion int2:citationStyle="Mla" int2:isIdentical="1">
                  <int2:citationText>&lt;i&gt;Social Networks for Archaeological Research | SpringerLink&lt;/i&gt;, https://link.springer.com/referenceworkentry/10.1007/978-3-030-30018-0_2631.</int2:citationText>
                </int2:suggestion>
                <int2:suggestion int2:citationStyle="Apa" int2:isIdentical="1">
                  <int2:citationText>&lt;i&gt;Social Networks for Archaeological Research | SpringerLink&lt;/i&gt;. (n.d.). Retrieved from https://link.springer.com/referenceworkentry/10.1007/978-3-030-30018-0_2631</int2:citationText>
                </int2:suggestion>
                <int2:suggestion int2:citationStyle="Chicago" int2:isIdentical="1">
                  <int2:citationText>“Social Networks for Archaeological Research | SpringerLink” n.d., https://link.springer.com/referenceworkentry/10.1007/978-3-030-30018-0_2631.</int2:citationText>
                </int2:suggestion>
              </int2:suggestions>
            </int2:source>
          </int2:similarityCritique>
        </oel:ext>
      </int2:extLst>
    </int2:bookmark>
    <int2:bookmark int2:bookmarkName="_Int_XjlJprTE" int2:invalidationBookmarkName="" int2:hashCode="75L2SptK+e83F2" int2:id="wb9sOxId">
      <int2:extLst>
        <oel:ext uri="426473B9-03D8-482F-96C9-C2C85392BACA">
          <int2:similarityCritique int2:version="1" int2:context="Brose, Ulrich, Richard J. Williams, and Neo D. Martinez. 2006. “Allometric Scaling Enhances Stability in Complex Food Webs.”">
            <int2:source int2:sourceType="Online" int2:sourceTitle="Allometric scaling enhances stability in complex food webs" int2:sourceUrl="https://www.deepdyve.com/lp/wiley/allometric-scaling-enhances-stability-in-complex-food-webs-T8lmURJHS9" int2:sourceSnippet="Allometric scaling enhances stability in complex food webs Allometric scaling enhances stability in complex food webs Brose, Ulrich; Williams, Richard J.; Martinez, Neo D. 2006-11-01 00:00:00 Classic local stability theory predicts that complex ecological networks are unstable and are unlikely to persist despite empiricists’ abundant documentation of such complexity in nature.">
              <int2:suggestions int2:citationType="Inline">
                <int2:suggestion int2:citationStyle="Mla" int2:isIdentical="0">
                  <int2:citationText>(“Allometric scaling enhances stability in complex food webs”)</int2:citationText>
                </int2:suggestion>
                <int2:suggestion int2:citationStyle="Apa" int2:isIdentical="0">
                  <int2:citationText>(“Allometric scaling enhances stability in complex food webs”)</int2:citationText>
                </int2:suggestion>
                <int2:suggestion int2:citationStyle="Chicago" int2:isIdentical="0">
                  <int2:citationText>(“Allometric scaling enhances stability in complex food webs”)</int2:citationText>
                </int2:suggestion>
              </int2:suggestions>
              <int2:suggestions int2:citationType="Full">
                <int2:suggestion int2:citationStyle="Mla" int2:isIdentical="0">
                  <int2:citationText>&lt;i&gt;Allometric scaling enhances stability in complex food webs&lt;/i&gt;, https://www.deepdyve.com/lp/wiley/allometric-scaling-enhances-stability-in-complex-food-webs-T8lmURJHS9.</int2:citationText>
                </int2:suggestion>
                <int2:suggestion int2:citationStyle="Apa" int2:isIdentical="0">
                  <int2:citationText>&lt;i&gt;Allometric scaling enhances stability in complex food webs&lt;/i&gt;. (n.d.). Retrieved from https://www.deepdyve.com/lp/wiley/allometric-scaling-enhances-stability-in-complex-food-webs-T8lmURJHS9</int2:citationText>
                </int2:suggestion>
                <int2:suggestion int2:citationStyle="Chicago" int2:isIdentical="0">
                  <int2:citationText>“Allometric scaling enhances stability in complex food webs” n.d., https://www.deepdyve.com/lp/wiley/allometric-scaling-enhances-stability-in-complex-food-webs-T8lmURJHS9.</int2:citationText>
                </int2:suggestion>
              </int2:suggestions>
            </int2:source>
          </int2:similarityCritique>
        </oel:ext>
      </int2:extLst>
    </int2:bookmark>
    <int2:bookmark int2:bookmarkName="_Int_w23fy5fl" int2:invalidationBookmarkName="" int2:hashCode="5UCB4bRqP04Oag" int2:id="yAlNafDz">
      <int2:extLst>
        <oel:ext uri="426473B9-03D8-482F-96C9-C2C85392BACA">
          <int2:similarityCritique int2:version="1" int2:context="Berg, Sofia, Maria Christianou, Tomas Jonsson, and Bo Ebenman. 2011. “Using Sensitivity Analysis to Identify Keystone Species and Keystone Links in Size-Based Food Webs.”">
            <int2:source int2:sourceType="Online" int2:sourceTitle="Using sensitivity analysis to identify keystone species and keystone ..." int2:sourceUrl="https://www.jstor.org/stable/29783540" int2:sourceSnippet="Sofia Berg, Maria Christianou, Tomas Jonsson and Bo Ebenman S. Berg, M. Christianou and B. Ebenman (boebe@ifm.liu.se), IFM Theory and Modelling, Diu of Theoretical Biology, Link?ping Univ., SE-58183 Link?ping, Sweden. ? SB and T. Jonsson, Research Centre for Systems Biology, Univ. ofSk?vde,">
              <int2:suggestions int2:citationType="Inline">
                <int2:suggestion int2:citationStyle="Mla" int2:isIdentical="0">
                  <int2:citationText>(“Using sensitivity analysis to identify keystone species and keystone ...”)</int2:citationText>
                </int2:suggestion>
                <int2:suggestion int2:citationStyle="Apa" int2:isIdentical="0">
                  <int2:citationText>(“Using sensitivity analysis to identify keystone species and keystone ...”)</int2:citationText>
                </int2:suggestion>
                <int2:suggestion int2:citationStyle="Chicago" int2:isIdentical="0">
                  <int2:citationText>(“Using sensitivity analysis to identify keystone species and keystone ...”)</int2:citationText>
                </int2:suggestion>
              </int2:suggestions>
              <int2:suggestions int2:citationType="Full">
                <int2:suggestion int2:citationStyle="Mla" int2:isIdentical="0">
                  <int2:citationText>&lt;i&gt;Using sensitivity analysis to identify keystone species and keystone ...&lt;/i&gt;, https://www.jstor.org/stable/29783540.</int2:citationText>
                </int2:suggestion>
                <int2:suggestion int2:citationStyle="Apa" int2:isIdentical="0">
                  <int2:citationText>&lt;i&gt;Using sensitivity analysis to identify keystone species and keystone ...&lt;/i&gt;. (n.d.). Retrieved from https://www.jstor.org/stable/29783540</int2:citationText>
                </int2:suggestion>
                <int2:suggestion int2:citationStyle="Chicago" int2:isIdentical="0">
                  <int2:citationText>“Using sensitivity analysis to identify keystone species and keystone ...” n.d., https://www.jstor.org/stable/29783540.</int2:citationText>
                </int2:suggestion>
              </int2:suggestions>
            </int2:source>
          </int2:similarityCritique>
        </oel:ext>
      </int2:extLst>
    </int2:bookmark>
    <int2:bookmark int2:bookmarkName="_Int_9oVMUaEo" int2:invalidationBookmarkName="" int2:hashCode="IPEYtwGDi9E7no" int2:id="DqR6kyHy">
      <int2:extLst>
        <oel:ext uri="426473B9-03D8-482F-96C9-C2C85392BACA">
          <int2:similarityCritique int2:version="1" int2:context="Project administration; Software; Validation; Writing – original draft; Writing – review and editing.">
            <int2:source int2:sourceType="Online" int2:sourceTitle="Anti‐inflammatory potential of stevia residue extract against uric acid ..." int2:sourceUrl="https://onlinelibrary.wiley.com/doi/10.1111/jfbc.14286" int2:sourceSnippet="Contribution: Funding acquisition, Project administration, Software, Validation, Writing - original draft, Writing - review &amp; editing. Search for more papers by this author. Amjad Abbas Shah, Amjad Abbas Shah. Department of Food and Nutrition, University of Helsinki, Helsinki, Finland.">
              <int2:suggestions int2:citationType="Inline">
                <int2:suggestion int2:citationStyle="Mla" int2:isIdentical="0">
                  <int2:citationText>(“Anti‐inflammatory potential of stevia residue extract against uric acid ...”)</int2:citationText>
                </int2:suggestion>
                <int2:suggestion int2:citationStyle="Apa" int2:isIdentical="0">
                  <int2:citationText>(“Anti‐inflammatory potential of stevia residue extract against uric acid ...”)</int2:citationText>
                </int2:suggestion>
                <int2:suggestion int2:citationStyle="Chicago" int2:isIdentical="0">
                  <int2:citationText>(“Anti‐inflammatory potential of stevia residue extract against uric acid ...”)</int2:citationText>
                </int2:suggestion>
              </int2:suggestions>
              <int2:suggestions int2:citationType="Full">
                <int2:suggestion int2:citationStyle="Mla" int2:isIdentical="0">
                  <int2:citationText>&lt;i&gt;Anti‐inflammatory potential of stevia residue extract against uric acid ...&lt;/i&gt;, https://onlinelibrary.wiley.com/doi/10.1111/jfbc.14286.</int2:citationText>
                </int2:suggestion>
                <int2:suggestion int2:citationStyle="Apa" int2:isIdentical="0">
                  <int2:citationText>&lt;i&gt;Anti‐inflammatory potential of stevia residue extract against uric acid ...&lt;/i&gt;. (n.d.). Retrieved from https://onlinelibrary.wiley.com/doi/10.1111/jfbc.14286</int2:citationText>
                </int2:suggestion>
                <int2:suggestion int2:citationStyle="Chicago" int2:isIdentical="0">
                  <int2:citationText>“Anti‐inflammatory potential of stevia residue extract against uric acid ...” n.d., https://onlinelibrary.wiley.com/doi/10.1111/jfbc.14286.</int2:citationText>
                </int2:suggestion>
              </int2:suggestions>
            </int2:source>
          </int2:similarityCritique>
        </oel:ext>
      </int2:extLst>
    </int2:bookmark>
    <int2:bookmark int2:bookmarkName="_Int_nuVmjsav" int2:invalidationBookmarkName="" int2:hashCode="fQ/drRyNmNdv8q" int2:id="ZKfWhDWD">
      <int2:state int2:value="Reviewed" int2:type="AugLoop_Similarity_SimilarityAnnotation"/>
      <int2:extLst>
        <oel:ext uri="426473B9-03D8-482F-96C9-C2C85392BACA">
          <int2:similarityCritique int2:version="1" int2:context="However, it is important to note that observed diets are not always contiguous when prey are ordered by their size due to some ecological differences in how predator species choose their prey (Caron et al. 2022).">
            <int2:source int2:sourceType="Online" int2:sourceTitle="Simultaneously estimating food web connectance and structure with ..." int2:sourceUrl="https://onlinelibrary.wiley.com/doi/10.1002/ece3.8643" int2:sourceSnippet="This could be due to some ecological differences in how predator groups choose their prey (Caron et al., 2022). Hence, the estimation process will result in a greater number of predicted links than observed given these features, and the model attempts to maximize the coincidence of predicted and observed link presence and absence (i.e., the TSS">
              <int2:suggestions int2:citationType="Inline">
                <int2:suggestion int2:citationStyle="Mla" int2:isIdentical="0">
                  <int2:citationText>(“Simultaneously estimating food web connectance and structure with ...”)</int2:citationText>
                </int2:suggestion>
                <int2:suggestion int2:citationStyle="Apa" int2:isIdentical="0">
                  <int2:citationText>(“Simultaneously estimating food web connectance and structure with ...”)</int2:citationText>
                </int2:suggestion>
                <int2:suggestion int2:citationStyle="Chicago" int2:isIdentical="0">
                  <int2:citationText>(“Simultaneously estimating food web connectance and structure with ...”)</int2:citationText>
                </int2:suggestion>
              </int2:suggestions>
              <int2:suggestions int2:citationType="Full">
                <int2:suggestion int2:citationStyle="Mla" int2:isIdentical="0">
                  <int2:citationText>&lt;i&gt;Simultaneously estimating food web connectance and structure with ...&lt;/i&gt;, https://onlinelibrary.wiley.com/doi/10.1002/ece3.8643.</int2:citationText>
                </int2:suggestion>
                <int2:suggestion int2:citationStyle="Apa" int2:isIdentical="0">
                  <int2:citationText>&lt;i&gt;Simultaneously estimating food web connectance and structure with ...&lt;/i&gt;. (n.d.). Retrieved from https://onlinelibrary.wiley.com/doi/10.1002/ece3.8643</int2:citationText>
                </int2:suggestion>
                <int2:suggestion int2:citationStyle="Chicago" int2:isIdentical="0">
                  <int2:citationText>“Simultaneously estimating food web connectance and structure with ...” n.d., https://onlinelibrary.wiley.com/doi/10.1002/ece3.8643.</int2:citationText>
                </int2:suggestion>
              </int2:suggestions>
            </int2:source>
          </int2:similarityCritique>
        </oel:ext>
      </int2:extLst>
    </int2:bookmark>
    <int2:bookmark int2:bookmarkName="_Int_hix3Doi3" int2:invalidationBookmarkName="" int2:hashCode="30jEj8asS/qO7P" int2:id="yJA8px7B">
      <int2:extLst>
        <oel:ext uri="426473B9-03D8-482F-96C9-C2C85392BACA">
          <int2:similarityCritique int2:version="1" int2:context="The robustness (R) of a food web was defined as the proportion of species subjected to primary removals that resulted in extinction (primary and secondary extinctions) of some specified proportion of the species.">
            <int2:source int2:sourceType="Online" int2:sourceTitle="Cascading extinctions and community collapse in model food webs ..." int2:sourceUrl="https://europepmc.org/article/MED/19451122" int2:sourceSnippet="Robustness (R) of food webs to species loss was quantified as the proportion of species subjected to primary removals that resulted in a total loss (i.e. primary removals plus secondary extinctions) of some specified proportion of the species. We focus here on R 50, ...">
              <int2:suggestions int2:citationType="Inline">
                <int2:suggestion int2:citationStyle="Mla" int2:isIdentical="0">
                  <int2:citationText>(“Cascading extinctions and community collapse in model food webs ...”)</int2:citationText>
                </int2:suggestion>
                <int2:suggestion int2:citationStyle="Apa" int2:isIdentical="0">
                  <int2:citationText>(“Cascading extinctions and community collapse in model food webs ...”)</int2:citationText>
                </int2:suggestion>
                <int2:suggestion int2:citationStyle="Chicago" int2:isIdentical="0">
                  <int2:citationText>(“Cascading extinctions and community collapse in model food webs ...”)</int2:citationText>
                </int2:suggestion>
              </int2:suggestions>
              <int2:suggestions int2:citationType="Full">
                <int2:suggestion int2:citationStyle="Mla" int2:isIdentical="0">
                  <int2:citationText>&lt;i&gt;Cascading extinctions and community collapse in model food webs ...&lt;/i&gt;, https://europepmc.org/article/MED/19451122.</int2:citationText>
                </int2:suggestion>
                <int2:suggestion int2:citationStyle="Apa" int2:isIdentical="0">
                  <int2:citationText>&lt;i&gt;Cascading extinctions and community collapse in model food webs ...&lt;/i&gt;. (n.d.). Retrieved from https://europepmc.org/article/MED/19451122</int2:citationText>
                </int2:suggestion>
                <int2:suggestion int2:citationStyle="Chicago" int2:isIdentical="0">
                  <int2:citationText>“Cascading extinctions and community collapse in model food webs ...” n.d., https://europepmc.org/article/MED/19451122.</int2:citationText>
                </int2:suggestion>
              </int2:suggestions>
            </int2:source>
          </int2:similarityCritique>
        </oel:ext>
      </int2:extLst>
    </int2:bookmark>
    <int2:bookmark int2:bookmarkName="_Int_L7n1nITS" int2:invalidationBookmarkName="" int2:hashCode="XTIGhrppFgw1BF" int2:id="9GnqZ2BA">
      <int2:extLst>
        <oel:ext uri="426473B9-03D8-482F-96C9-C2C85392BACA">
          <int2:similarityCritique int2:version="1" int2:context="The most-connected and least-connected criteria are based on the degree (i.e. the total number of links to resources and from consumers) of species.">
            <int2:source int2:sourceType="Online" int2:sourceTitle="Cascading extinctions and community collapse in model food webs." int2:sourceUrl="https://europepmc.org/article/MED/19451122" int2:sourceSnippet="The most-connected and least-connected criteria are based on the ‘degree’ of species that refers to the total number of links to resources plus links from consumers for each species. If following a primary removal, any remaining species lost all of their resources species, or any cannibalistic species lost all of their resource species ...">
              <int2:suggestions int2:citationType="Inline">
                <int2:suggestion int2:citationStyle="Mla" int2:isIdentical="0">
                  <int2:citationText>(“Cascading extinctions and community collapse in model food webs.”)</int2:citationText>
                </int2:suggestion>
                <int2:suggestion int2:citationStyle="Apa" int2:isIdentical="0">
                  <int2:citationText>(“Cascading extinctions and community collapse in model food webs.”)</int2:citationText>
                </int2:suggestion>
                <int2:suggestion int2:citationStyle="Chicago" int2:isIdentical="0">
                  <int2:citationText>(“Cascading extinctions and community collapse in model food webs.”)</int2:citationText>
                </int2:suggestion>
              </int2:suggestions>
              <int2:suggestions int2:citationType="Full">
                <int2:suggestion int2:citationStyle="Mla" int2:isIdentical="0">
                  <int2:citationText>&lt;i&gt;Cascading extinctions and community collapse in model food webs.&lt;/i&gt;, https://europepmc.org/article/MED/19451122.</int2:citationText>
                </int2:suggestion>
                <int2:suggestion int2:citationStyle="Apa" int2:isIdentical="0">
                  <int2:citationText>&lt;i&gt;Cascading extinctions and community collapse in model food webs.&lt;/i&gt;. (n.d.). Retrieved from https://europepmc.org/article/MED/19451122</int2:citationText>
                </int2:suggestion>
                <int2:suggestion int2:citationStyle="Chicago" int2:isIdentical="0">
                  <int2:citationText>“Cascading extinctions and community collapse in model food webs.” n.d., https://europepmc.org/article/MED/19451122.</int2:citationText>
                </int2:suggestion>
              </int2:suggestions>
            </int2:source>
          </int2:similarityCritique>
        </oel:ext>
      </int2:extLst>
    </int2:bookmark>
    <int2:bookmark int2:bookmarkName="_Int_PyjjYICL" int2:invalidationBookmarkName="" int2:hashCode="wtR26SNu0jJdcu" int2:id="KVD2hKT0">
      <int2:extLst>
        <oel:ext uri="426473B9-03D8-482F-96C9-C2C85392BACA">
          <int2:similarityCritique int2:version="1" int2:context="The goodness of fit of the ADBM’s predictions depends on the interaction types in the food webs.">
            <int2:source int2:sourceType="Online" int2:sourceTitle="Simultaneously estimating food web connectance and structure with ..." int2:sourceUrl="https://onlinelibrary.wiley.com/doi/10.1002/ece3.8643" int2:sourceSnippet="The goodness of fit of the ADBM's predictions depends on the types of interactions in the food webs in the PBRW study. Specifically, predictions of interactions that are more size structured, such as predacious and aquatic herbivory interactions were predicted better than less size structured ones, for example, parasitoid and terrestrial ...">
              <int2:suggestions int2:citationType="Inline">
                <int2:suggestion int2:citationStyle="Mla" int2:isIdentical="0">
                  <int2:citationText>(“Simultaneously estimating food web connectance and structure with ...”)</int2:citationText>
                </int2:suggestion>
                <int2:suggestion int2:citationStyle="Apa" int2:isIdentical="0">
                  <int2:citationText>(“Simultaneously estimating food web connectance and structure with ...”)</int2:citationText>
                </int2:suggestion>
                <int2:suggestion int2:citationStyle="Chicago" int2:isIdentical="0">
                  <int2:citationText>(“Simultaneously estimating food web connectance and structure with ...”)</int2:citationText>
                </int2:suggestion>
              </int2:suggestions>
              <int2:suggestions int2:citationType="Full">
                <int2:suggestion int2:citationStyle="Mla" int2:isIdentical="0">
                  <int2:citationText>&lt;i&gt;Simultaneously estimating food web connectance and structure with ...&lt;/i&gt;, https://onlinelibrary.wiley.com/doi/10.1002/ece3.8643.</int2:citationText>
                </int2:suggestion>
                <int2:suggestion int2:citationStyle="Apa" int2:isIdentical="0">
                  <int2:citationText>&lt;i&gt;Simultaneously estimating food web connectance and structure with ...&lt;/i&gt;. (n.d.). Retrieved from https://onlinelibrary.wiley.com/doi/10.1002/ece3.8643</int2:citationText>
                </int2:suggestion>
                <int2:suggestion int2:citationStyle="Chicago" int2:isIdentical="0">
                  <int2:citationText>“Simultaneously estimating food web connectance and structure with ...” n.d., https://onlinelibrary.wiley.com/doi/10.1002/ece3.8643.</int2:citationText>
                </int2:suggestion>
              </int2:suggestions>
            </int2:source>
          </int2:similarityCritique>
        </oel:ext>
      </int2:extLst>
    </int2:bookmark>
    <int2:bookmark int2:bookmarkName="_Int_Xyj5ONNh" int2:invalidationBookmarkName="" int2:hashCode="HAT3sNtcoHPc69" int2:id="E96kkoqe">
      <int2:extLst>
        <oel:ext uri="426473B9-03D8-482F-96C9-C2C85392BACA">
          <int2:similarityCritique int2:version="1" int2:context="For example: Williams (2008) combined models of network structure with models of bioenergetic dynamics to study the role of food web topology and nonlinear dynamics on species coexistence in complex ecological networks.">
            <int2:source int2:sourceType="Online" int2:sourceTitle="(PDF) Effects of network and dynamical model structure on species ..." int2:sourceUrl="https://www.researchgate.net/publication/226473093_Effects_of_network_and_dynamical_model_structure_on_species_persistence_in_large_model_food_webs" int2:sourceSnippet="Four models of network structure are combined with models of bioenergetic dynamics to study the role of food web topology and nonlinear dynamics on species coexistence in complex ecological networks.">
              <int2:suggestions int2:citationType="Inline">
                <int2:suggestion int2:citationStyle="Mla" int2:isIdentical="0">
                  <int2:citationText>(“(PDF) Effects of network and dynamical model structure on species ...”)</int2:citationText>
                </int2:suggestion>
                <int2:suggestion int2:citationStyle="Apa" int2:isIdentical="0">
                  <int2:citationText>(“(PDF) Effects of network and dynamical model structure on species ...”)</int2:citationText>
                </int2:suggestion>
                <int2:suggestion int2:citationStyle="Chicago" int2:isIdentical="0">
                  <int2:citationText>(“(PDF) Effects of network and dynamical model structure on species ...”)</int2:citationText>
                </int2:suggestion>
              </int2:suggestions>
              <int2:suggestions int2:citationType="Full">
                <int2:suggestion int2:citationStyle="Mla" int2:isIdentical="0">
                  <int2:citationText>&lt;i&gt;(PDF) Effects of network and dynamical model structure on species ...&lt;/i&gt;, https://www.researchgate.net/publication/226473093_Effects_of_network_and_dynamical_model_structure_on_species_persistence_in_large_model_food_webs.</int2:citationText>
                </int2:suggestion>
                <int2:suggestion int2:citationStyle="Apa" int2:isIdentical="0">
                  <int2:citationText>&lt;i&gt;(PDF) Effects of network and dynamical model structure on species ...&lt;/i&gt;. (n.d.). Retrieved from https://www.researchgate.net/publication/226473093_Effects_of_network_and_dynamical_model_structure_on_species_persistence_in_large_model_food_webs</int2:citationText>
                </int2:suggestion>
                <int2:suggestion int2:citationStyle="Chicago" int2:isIdentical="0">
                  <int2:citationText>“(PDF) Effects of network and dynamical model structure on species ...” n.d., https://www.researchgate.net/publication/226473093_Effects_of_network_and_dynamical_model_structure_on_species_persistence_in_large_model_food_webs.</int2:citationText>
                </int2:suggestion>
              </int2:suggestions>
            </int2:source>
            <int2:source int2:sourceType="Online" int2:sourceTitle="Effects of network and dynamical model structure on species persistence ..." int2:sourceUrl="https://link.springer.com/article/10.1007/s12080-008-0013-5" int2:sourceSnippet="Four models of network structure are combined with models of bioenergetic dynamics to study the role of food web topology and nonlinear dynamics on species coexistence in complex ecological networks. Network models range from the highly structured niche model to loosely constrained energetically feasible random networks. Bioenergetic models differ in how they represent primary production ...">
              <int2:suggestions int2:citationType="Inline">
                <int2:suggestion int2:citationStyle="Mla" int2:isIdentical="0">
                  <int2:citationText>(“Effects of network and dynamical model structure on species persistence ...”)</int2:citationText>
                </int2:suggestion>
                <int2:suggestion int2:citationStyle="Apa" int2:isIdentical="0">
                  <int2:citationText>(“Effects of network and dynamical model structure on species persistence ...”)</int2:citationText>
                </int2:suggestion>
                <int2:suggestion int2:citationStyle="Chicago" int2:isIdentical="0">
                  <int2:citationText>(“Effects of network and dynamical model structure on species persistence ...”)</int2:citationText>
                </int2:suggestion>
              </int2:suggestions>
              <int2:suggestions int2:citationType="Full">
                <int2:suggestion int2:citationStyle="Mla" int2:isIdentical="0">
                  <int2:citationText>&lt;i&gt;Effects of network and dynamical model structure on species persistence ...&lt;/i&gt;, https://link.springer.com/article/10.1007/s12080-008-0013-5.</int2:citationText>
                </int2:suggestion>
                <int2:suggestion int2:citationStyle="Apa" int2:isIdentical="0">
                  <int2:citationText>&lt;i&gt;Effects of network and dynamical model structure on species persistence ...&lt;/i&gt;. (n.d.). Retrieved from https://link.springer.com/article/10.1007/s12080-008-0013-5</int2:citationText>
                </int2:suggestion>
                <int2:suggestion int2:citationStyle="Chicago" int2:isIdentical="0">
                  <int2:citationText>“Effects of network and dynamical model structure on species persistence ...” n.d., https://link.springer.com/article/10.1007/s12080-008-0013-5.</int2:citationText>
                </int2:suggestion>
              </int2:suggestions>
            </int2:source>
            <int2:source int2:sourceType="Online" int2:sourceTitle="A topo-dynamical perspective to evaluate indirect interactions in ..." int2:sourceUrl="https://www.researchgate.net/publication/257130602_A_topo-dynamical_perspective_to_evaluate_indirect_interactions_in_trophic_webs_New_indexes" int2:sourceSnippet="Four models of network structure are combined with models of bioenergetic dynamics to study the role of food web topology and nonlinear dynamics on species coexistence in complex ecological networks.">
              <int2:suggestions int2:citationType="Inline">
                <int2:suggestion int2:citationStyle="Mla" int2:isIdentical="0">
                  <int2:citationText>(“A topo-dynamical perspective to evaluate indirect interactions in ...”)</int2:citationText>
                </int2:suggestion>
                <int2:suggestion int2:citationStyle="Apa" int2:isIdentical="0">
                  <int2:citationText>(“A topo-dynamical perspective to evaluate indirect interactions in ...”)</int2:citationText>
                </int2:suggestion>
                <int2:suggestion int2:citationStyle="Chicago" int2:isIdentical="0">
                  <int2:citationText>(“A topo-dynamical perspective to evaluate indirect interactions in ...”)</int2:citationText>
                </int2:suggestion>
              </int2:suggestions>
              <int2:suggestions int2:citationType="Full">
                <int2:suggestion int2:citationStyle="Mla" int2:isIdentical="0">
                  <int2:citationText>&lt;i&gt;A topo-dynamical perspective to evaluate indirect interactions in ...&lt;/i&gt;, https://www.researchgate.net/publication/257130602_A_topo-dynamical_perspective_to_evaluate_indirect_interactions_in_trophic_webs_New_indexes.</int2:citationText>
                </int2:suggestion>
                <int2:suggestion int2:citationStyle="Apa" int2:isIdentical="0">
                  <int2:citationText>&lt;i&gt;A topo-dynamical perspective to evaluate indirect interactions in ...&lt;/i&gt;. (n.d.). Retrieved from https://www.researchgate.net/publication/257130602_A_topo-dynamical_perspective_to_evaluate_indirect_interactions_in_trophic_webs_New_indexes</int2:citationText>
                </int2:suggestion>
                <int2:suggestion int2:citationStyle="Chicago" int2:isIdentical="0">
                  <int2:citationText>“A topo-dynamical perspective to evaluate indirect interactions in ...” n.d., https://www.researchgate.net/publication/257130602_A_topo-dynamical_perspective_to_evaluate_indirect_interactions_in_trophic_webs_New_indexes.</int2:citationText>
                </int2:suggestion>
              </int2:suggestions>
            </int2:source>
          </int2:similarityCritique>
        </oel:ext>
      </int2:extLst>
    </int2:bookmark>
    <int2:bookmark int2:bookmarkName="_Int_0ypVU0cO" int2:invalidationBookmarkName="" int2:hashCode="+T6v4Z4RtXiOPB" int2:id="PYMDel3S">
      <int2:extLst>
        <oel:ext uri="426473B9-03D8-482F-96C9-C2C85392BACA">
          <int2:similarityCritique int2:version="1" int2:context="The observed food webs that we fit the ADBM to belong to marine, freshwater and terrestrial ecosystems (Table">
            <int2:source int2:sourceType="Online" int2:sourceTitle="Simultaneously estimating food web connectance and structure with ..." int2:sourceUrl="https://onlinelibrary.wiley.com/doi/10.1002/ece3.8643" int2:sourceSnippet="The observed food webs that we fit the ADBM to belong to marine, freshwater, and terrestrial ecosystems (Table 1). The observed connectance of these food webs is from 0.03 to 0.24 and there are 29 to 239 species. The food webs contain primary producers, herbivores, carnivores, parasites, and parasitoids. They also contain various types of ...">
              <int2:suggestions int2:citationType="Inline">
                <int2:suggestion int2:citationStyle="Mla" int2:isIdentical="0">
                  <int2:citationText>(“Simultaneously estimating food web connectance and structure with ...”)</int2:citationText>
                </int2:suggestion>
                <int2:suggestion int2:citationStyle="Apa" int2:isIdentical="0">
                  <int2:citationText>(“Simultaneously estimating food web connectance and structure with ...”)</int2:citationText>
                </int2:suggestion>
                <int2:suggestion int2:citationStyle="Chicago" int2:isIdentical="0">
                  <int2:citationText>(“Simultaneously estimating food web connectance and structure with ...”)</int2:citationText>
                </int2:suggestion>
              </int2:suggestions>
              <int2:suggestions int2:citationType="Full">
                <int2:suggestion int2:citationStyle="Mla" int2:isIdentical="0">
                  <int2:citationText>&lt;i&gt;Simultaneously estimating food web connectance and structure with ...&lt;/i&gt;, https://onlinelibrary.wiley.com/doi/10.1002/ece3.8643.</int2:citationText>
                </int2:suggestion>
                <int2:suggestion int2:citationStyle="Apa" int2:isIdentical="0">
                  <int2:citationText>&lt;i&gt;Simultaneously estimating food web connectance and structure with ...&lt;/i&gt;. (n.d.). Retrieved from https://onlinelibrary.wiley.com/doi/10.1002/ece3.8643</int2:citationText>
                </int2:suggestion>
                <int2:suggestion int2:citationStyle="Chicago" int2:isIdentical="0">
                  <int2:citationText>“Simultaneously estimating food web connectance and structure with ...” n.d., https://onlinelibrary.wiley.com/doi/10.1002/ece3.8643.</int2:citationText>
                </int2:suggestion>
              </int2:suggestions>
            </int2:source>
          </int2:similarityCritique>
        </oel:ext>
      </int2:extLst>
    </int2:bookmark>
    <int2:bookmark int2:bookmarkName="_Int_C6DJoeqW" int2:invalidationBookmarkName="" int2:hashCode="0KZXBI4ngy9UtD" int2:id="EmaAI0MS">
      <int2:extLst>
        <oel:ext uri="426473B9-03D8-482F-96C9-C2C85392BACA">
          <int2:similarityCritique int2:version="1" int2:context="The ADBM predicts the set of prey species a consumer should feed upon to maximise its rate of energy intake (Petchey et al. 2008).">
            <int2:source int2:sourceType="Online" int2:sourceTitle="Simultaneously estimating food web connectance and structure with ..." int2:sourceUrl="https://onlinelibrary.wiley.com/doi/10.1002/ece3.8643" int2:sourceSnippet="The ADBM predicts the set of prey species a consumer should feed upon to maximize its rate of energy intake (Petchey et al., 2008; hereafter referred as PBRW study). The species in this set are assumed to have the trophic link with the predator. To make these predictions, the model assumes that a foraging predator is in one of two exclusive ...">
              <int2:suggestions int2:citationType="Inline">
                <int2:suggestion int2:citationStyle="Mla" int2:isIdentical="0">
                  <int2:citationText>(“Simultaneously estimating food web connectance and structure with ...”)</int2:citationText>
                </int2:suggestion>
                <int2:suggestion int2:citationStyle="Apa" int2:isIdentical="0">
                  <int2:citationText>(“Simultaneously estimating food web connectance and structure with ...”)</int2:citationText>
                </int2:suggestion>
                <int2:suggestion int2:citationStyle="Chicago" int2:isIdentical="0">
                  <int2:citationText>(“Simultaneously estimating food web connectance and structure with ...”)</int2:citationText>
                </int2:suggestion>
              </int2:suggestions>
              <int2:suggestions int2:citationType="Full">
                <int2:suggestion int2:citationStyle="Mla" int2:isIdentical="0">
                  <int2:citationText>&lt;i&gt;Simultaneously estimating food web connectance and structure with ...&lt;/i&gt;, https://onlinelibrary.wiley.com/doi/10.1002/ece3.8643.</int2:citationText>
                </int2:suggestion>
                <int2:suggestion int2:citationStyle="Apa" int2:isIdentical="0">
                  <int2:citationText>&lt;i&gt;Simultaneously estimating food web connectance and structure with ...&lt;/i&gt;. (n.d.). Retrieved from https://onlinelibrary.wiley.com/doi/10.1002/ece3.8643</int2:citationText>
                </int2:suggestion>
                <int2:suggestion int2:citationStyle="Chicago" int2:isIdentical="0">
                  <int2:citationText>“Simultaneously estimating food web connectance and structure with ...” n.d., https://onlinelibrary.wiley.com/doi/10.1002/ece3.8643.</int2:citationText>
                </int2:suggestion>
              </int2:suggestions>
            </int2:source>
          </int2:similarityCritique>
        </oel:ext>
      </int2:extLst>
    </int2:bookmark>
    <int2:bookmark int2:bookmarkName="_Int_G7hGTeKv" int2:invalidationBookmarkName="" int2:hashCode="zt1atF+4NnkSJ9" int2:id="PCHhynn8">
      <int2:extLst>
        <oel:ext uri="426473B9-03D8-482F-96C9-C2C85392BACA">
          <int2:similarityCritique int2:version="1" int2:context="The allometric diet breadth model (ADBM) is based on optimal foraging theory, specifically the contingency model (MacArthur and Pianka 1966).">
            <int2:source int2:sourceType="Online" int2:sourceTitle="Simultaneously estimating food web connectance and structure with ..." int2:sourceUrl="https://onlinelibrary.wiley.com/doi/10.1002/ece3.8643" int2:sourceSnippet="The allometric diet breadth model (ADBM) is based on optimal foraging theory, specifically the contingency foraging model (MacArthur &amp; Pianka, 1966). The ADBM predicts the set of prey species a consumer should feed upon to maximize its rate of energy intake (Petchey et al., 2008; hereafter referred as PBRW study). The species in this set are ...">
              <int2:suggestions int2:citationType="Inline">
                <int2:suggestion int2:citationStyle="Mla" int2:isIdentical="0">
                  <int2:citationText>(“Simultaneously estimating food web connectance and structure with ...”)</int2:citationText>
                </int2:suggestion>
                <int2:suggestion int2:citationStyle="Apa" int2:isIdentical="0">
                  <int2:citationText>(“Simultaneously estimating food web connectance and structure with ...”)</int2:citationText>
                </int2:suggestion>
                <int2:suggestion int2:citationStyle="Chicago" int2:isIdentical="0">
                  <int2:citationText>(“Simultaneously estimating food web connectance and structure with ...”)</int2:citationText>
                </int2:suggestion>
              </int2:suggestions>
              <int2:suggestions int2:citationType="Full">
                <int2:suggestion int2:citationStyle="Mla" int2:isIdentical="0">
                  <int2:citationText>&lt;i&gt;Simultaneously estimating food web connectance and structure with ...&lt;/i&gt;, https://onlinelibrary.wiley.com/doi/10.1002/ece3.8643.</int2:citationText>
                </int2:suggestion>
                <int2:suggestion int2:citationStyle="Apa" int2:isIdentical="0">
                  <int2:citationText>&lt;i&gt;Simultaneously estimating food web connectance and structure with ...&lt;/i&gt;. (n.d.). Retrieved from https://onlinelibrary.wiley.com/doi/10.1002/ece3.8643</int2:citationText>
                </int2:suggestion>
                <int2:suggestion int2:citationStyle="Chicago" int2:isIdentical="0">
                  <int2:citationText>“Simultaneously estimating food web connectance and structure with ...” n.d., https://onlinelibrary.wiley.com/doi/10.1002/ece3.8643.</int2:citationText>
                </int2:suggestion>
              </int2:suggestions>
            </int2:source>
          </int2:similarityCritique>
        </oel:ext>
      </int2:extLst>
    </int2:bookmark>
    <int2:entireDocument int2:id="Zn9vJe6d">
      <int2:extLst>
        <oel:ext uri="E302BA01-7950-474C-9AD3-286E660C40A8">
          <int2:similaritySummary int2:version="1" int2:runId="1663923621621" int2:tilesCheckedInThisRun="0" int2:totalNumOfTiles="249" int2:similarityAnnotationCount="31" int2:numWords="6272" int2:numFlaggedWords="507"/>
        </oel:ext>
      </int2:extLst>
    </int2:entireDocument>
  </int2:observations>
  <int2:intelligenceSettings/>
  <int2:onDemandWorkflows>
    <int2:onDemandWorkflow int2:type="SimilarityCheck" int2:paragraphVersions="672A6659-77777777 7891E111-77777777 0A37501D-77777777 0117E2E2-77777777 0B4D39B6-77777777 29311CB8-77777777 2369655F-77777777 0A080EE8-77777777 3099C28E-77777777 53B49176-77777777 6B0E1159-77777777 73A145E9-77777777 02FC8DBD-77777777 7CBFD60A-77777777 461A8590-77777777 1E58D964-77777777 7E3915C7-77777777 39A8D7E5-77777777 0A8FC476-77777777 68A3D1AA-77777777 7F71B5E7-77777777 67ED0AF6-77777777 64DDFCA6-77777777 7405924E-77777777 41B1A450-77777777 16738C19-77777777 2DF2CE95-77777777 6FA6A18D-77777777 1F10B1B4-77777777 4D824621-77777777 3D8E6982-77777777 16B80213-77777777 0D95C97C-77777777 7E18DDB6-77777777 7535A207-77777777 501F9D13-77777777 44B9977F-77777777 419CA01F-77777777 55CBED8A-77777777 6B748775-77777777 5DAB6C7B-77777777 29E20AE7-77777777 4B94D5A5-77777777 64BB186B-77777777 2903CBC8-77777777 45FB0818-77777777 7B20FA2E-77777777 6A5B3005-77777777 78FDD8E8-77777777 4BD663A3-77777777 07863110-77777777 1A28EE33-77777777 2404D09B-77777777 61A64697-77777777 2689F2CB-77777777 571BA9FD-77777777 78263C3D-77777777 2FA4CB43-77777777 12F02C2E-77777777 219897CE-77777777 5A6894CD-77777777 3E99AABA-77777777 10FDB31B-77777777 3C7B1D7D-77777777 506BAA0F-77777777 1EDAC664-77777777 288A01B4-77777777 4B34824B-77777777 5387DED1-77777777 3601FDB1-77777777 63A6816B-77777777 19B5CBEF-77777777 0318F3B1-77777777 174B1212-77777777 7D8B33C6-77777777 61326764-77777777 1106BBD3-77777777 70E553FE-77777777 7F2F5DEE-77777777 1DCB3458-77777777 6BFE43F8-77777777 33249E0E-77777777 5F1648E7-77777777 66665838-77777777 6294EF64-77777777 34DE6065-77777777 52EEBFBF-77777777 4C719E54-77777777 4886110D-77777777 5CDDB52F-77777777 74AE9956-77777777 7150A4A7-77777777 46DE38F6-77777777 5D5CFBDF-77777777 57B001BB-77777777 58E2893E-77777777 7F31E5C8-77777777 7F10C3AC-77777777 1BAB7A5F-77777777 0F8EA849-77777777 60BF6C43-77777777 16CDC373-77777777 684F8991-77777777 509201BD-77777777 70DEA028-77777777 2A4CBA15-77777777 45E23776-77777777 3BC0E5C0-77777777 32F5ECF3-77777777 50C5A616-77777777 1BE09904-77777777 3D63432D-77777777 035E513D-77777777 15734B56-77777777 326294EE-77777777 16C7D01E-77777777 5BC2C634-77777777 7BEADDD6-77777777 676B1377-77777777 3D5D37BC-77777777 169B972E-77777777 14E3EC69-77777777 252F2F4E-77777777 20D5C340-77777777 778F3109-77777777 2D46CFF7-77777777 6608EA1C-77777777 1DD33A71-77777777 3D2650BD-77777777 2DC3F65E-77777777 5FB49585-77777777 11F06A3D-77777777 46F35A62-77777777 4F5D5211-77777777 688444F1-77777777 141FAE07-77777777 74BD31EF-77777777 3AE50FDA-77777777 02EB378F-77777777 4DDBEF00-77777777 049F31CB-77777777 4B99056E-77777777 44EAFD9C-77777777 1299C43A-77777777 4101652C-77777777 4742693E-77777777 305658C2-77777777 14351066-77777777 00A59F7C-77777777 1A1A92F9-77777777 7D730584-77777777 62387E6F-77777777 670DF717-77777777 2DEB9FE9-77777777 6B04EBDC-77777777 5F78610B-77777777 5DB2DEC3-77777777 26720162-77777777 1B3F5C5A-77777777 541265B1-77777777 27CAC85B-77777777 0412AFF8-77777777 5B547A79-77777777 6A05A809-77777777 791CFCCE-77777777 5A39BBE3-77777777 03362B59-77777777 41C8F396-77777777 56E88FC1-77777777 2A65FBA4-77777777 7CE7C661-77777777 55873B4F-77777777 449AABF4-77777777 72A3D3EC-77777777 76355F01-77777777 692175D8-77777777 43B019CD-77777777 71F1CDE0-77777777 0D0B940D-77777777 5855DF81-77777777 590BCE3E-77777777 032BE9C2-77777777 324AAA3B-77777777 578FF41C-77777777 3D3E45E4-77777777 6847C655-77777777 61C8A82B-77777777 65D8240E-77777777 01E44DA6-77777777 3ABFB0D7-77777777 1D13670A-77777777 14963C49-77777777 64B4A7BE-77777777 5CFD9829-77777777 6AE7FC58-77777777 17FD98BB-77777777 6561535A-77777777 27802A53-77777777 5E85B8B3-77777777 35184A26-77777777 0E27B00A-77777777 3AD58D8A-77777777 7B22E4E7-77777777 071E4E01-77777777 32680528-77777777 53892D46-77777777 63CAFE64-77777777 26386DA9-77777777 12E3FF20-77777777 5A77C51C-77777777 60061E4C-77777777 08D059D1-77777777 20CD7696-77777777 628540E7-77777777 76B97F05-77777777 4CDD1FB8-77777777 1C7C1C5F-77777777 6BCF0227-77777777 4340158C-77777777 5D9063AC-77777777 7836A24E-77777777 6BCA6D65-77777777 17CFD787-77777777 6E6B5CC4-77777777 312632D2-77777777 6B55D57D-77777777 66144BDD-77777777 615E078E-77777777 4567D689-77777777 4720CD93-77777777 6A60B34F-77777777 74183B8D-77777777 7013C105-77777777 491D53EF-77777777 6752D537-77777777 0ED5015E-77777777 5CB7E656-77777777 63B31FD6-77777777 22E444FF-77777777 5AE1145E-77777777 39A5954C-77777777 01C4A863-77777777 2468B840-77777777 0D93ED6A-77777777 0AE8E48E-77777777 69130DA4-77777777 4C6CAB97-77777777 7D64CA7B-77777777 0A4D0B6C-77777777 662AE81D-77777777 28783ECA-77777777 5B6A1F7B-77777777 4D3F1714-77777777 37BAFA47-77777777 62A0DFDE-77777777 78740AE0-77777777 5A59414D-77777777 62CD6E10-77777777 203105A2-77777777 2457754F-77777777 288A78F3-77777777 60BF1218-77777777 2A2BEF96-77777777 02E007D2-77777777 3A2B4C4C-77777777 6EC7D792-77777777 1946AC03-77777777 1285CF9B-77777777 495D273D-77777777 3EF7A612-77777777 6F3DAF54-77777777 1846532B-77777777 09D3602D-77777777 590ADC28-77777777 17C59C95-77777777 15EC428A-77777777 029D3920-77777777 780E4257-77777777"/>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B2740F"/>
    <w:multiLevelType w:val="hybridMultilevel"/>
    <w:tmpl w:val="693CA5FE"/>
    <w:lvl w:ilvl="0" w:tplc="A5D2EC9A">
      <w:start w:val="1"/>
      <w:numFmt w:val="decimal"/>
      <w:lvlText w:val="%1)"/>
      <w:lvlJc w:val="left"/>
      <w:pPr>
        <w:ind w:left="1139"/>
      </w:pPr>
      <w:rPr>
        <w:rFonts w:ascii="Calibri" w:hAnsi="Calibri" w:eastAsia="Calibri" w:cs="Calibri"/>
        <w:b w:val="0"/>
        <w:i w:val="0"/>
        <w:strike w:val="0"/>
        <w:dstrike w:val="0"/>
        <w:color w:val="000000"/>
        <w:sz w:val="20"/>
        <w:szCs w:val="20"/>
        <w:u w:val="none" w:color="000000"/>
        <w:bdr w:val="none" w:color="auto" w:sz="0" w:space="0"/>
        <w:shd w:val="clear" w:color="auto" w:fill="auto"/>
        <w:vertAlign w:val="baseline"/>
      </w:rPr>
    </w:lvl>
    <w:lvl w:ilvl="1" w:tplc="5AD4CF2A">
      <w:start w:val="1"/>
      <w:numFmt w:val="lowerLetter"/>
      <w:lvlText w:val="%2"/>
      <w:lvlJc w:val="left"/>
      <w:pPr>
        <w:ind w:left="1835"/>
      </w:pPr>
      <w:rPr>
        <w:rFonts w:ascii="Calibri" w:hAnsi="Calibri" w:eastAsia="Calibri" w:cs="Calibri"/>
        <w:b w:val="0"/>
        <w:i w:val="0"/>
        <w:strike w:val="0"/>
        <w:dstrike w:val="0"/>
        <w:color w:val="000000"/>
        <w:sz w:val="20"/>
        <w:szCs w:val="20"/>
        <w:u w:val="none" w:color="000000"/>
        <w:bdr w:val="none" w:color="auto" w:sz="0" w:space="0"/>
        <w:shd w:val="clear" w:color="auto" w:fill="auto"/>
        <w:vertAlign w:val="baseline"/>
      </w:rPr>
    </w:lvl>
    <w:lvl w:ilvl="2" w:tplc="385EB7DC">
      <w:start w:val="1"/>
      <w:numFmt w:val="lowerRoman"/>
      <w:lvlText w:val="%3"/>
      <w:lvlJc w:val="left"/>
      <w:pPr>
        <w:ind w:left="2555"/>
      </w:pPr>
      <w:rPr>
        <w:rFonts w:ascii="Calibri" w:hAnsi="Calibri" w:eastAsia="Calibri" w:cs="Calibri"/>
        <w:b w:val="0"/>
        <w:i w:val="0"/>
        <w:strike w:val="0"/>
        <w:dstrike w:val="0"/>
        <w:color w:val="000000"/>
        <w:sz w:val="20"/>
        <w:szCs w:val="20"/>
        <w:u w:val="none" w:color="000000"/>
        <w:bdr w:val="none" w:color="auto" w:sz="0" w:space="0"/>
        <w:shd w:val="clear" w:color="auto" w:fill="auto"/>
        <w:vertAlign w:val="baseline"/>
      </w:rPr>
    </w:lvl>
    <w:lvl w:ilvl="3" w:tplc="018A710E">
      <w:start w:val="1"/>
      <w:numFmt w:val="decimal"/>
      <w:lvlText w:val="%4"/>
      <w:lvlJc w:val="left"/>
      <w:pPr>
        <w:ind w:left="3275"/>
      </w:pPr>
      <w:rPr>
        <w:rFonts w:ascii="Calibri" w:hAnsi="Calibri" w:eastAsia="Calibri" w:cs="Calibri"/>
        <w:b w:val="0"/>
        <w:i w:val="0"/>
        <w:strike w:val="0"/>
        <w:dstrike w:val="0"/>
        <w:color w:val="000000"/>
        <w:sz w:val="20"/>
        <w:szCs w:val="20"/>
        <w:u w:val="none" w:color="000000"/>
        <w:bdr w:val="none" w:color="auto" w:sz="0" w:space="0"/>
        <w:shd w:val="clear" w:color="auto" w:fill="auto"/>
        <w:vertAlign w:val="baseline"/>
      </w:rPr>
    </w:lvl>
    <w:lvl w:ilvl="4" w:tplc="A0160360">
      <w:start w:val="1"/>
      <w:numFmt w:val="lowerLetter"/>
      <w:lvlText w:val="%5"/>
      <w:lvlJc w:val="left"/>
      <w:pPr>
        <w:ind w:left="3995"/>
      </w:pPr>
      <w:rPr>
        <w:rFonts w:ascii="Calibri" w:hAnsi="Calibri" w:eastAsia="Calibri" w:cs="Calibri"/>
        <w:b w:val="0"/>
        <w:i w:val="0"/>
        <w:strike w:val="0"/>
        <w:dstrike w:val="0"/>
        <w:color w:val="000000"/>
        <w:sz w:val="20"/>
        <w:szCs w:val="20"/>
        <w:u w:val="none" w:color="000000"/>
        <w:bdr w:val="none" w:color="auto" w:sz="0" w:space="0"/>
        <w:shd w:val="clear" w:color="auto" w:fill="auto"/>
        <w:vertAlign w:val="baseline"/>
      </w:rPr>
    </w:lvl>
    <w:lvl w:ilvl="5" w:tplc="D3F2876E">
      <w:start w:val="1"/>
      <w:numFmt w:val="lowerRoman"/>
      <w:lvlText w:val="%6"/>
      <w:lvlJc w:val="left"/>
      <w:pPr>
        <w:ind w:left="4715"/>
      </w:pPr>
      <w:rPr>
        <w:rFonts w:ascii="Calibri" w:hAnsi="Calibri" w:eastAsia="Calibri" w:cs="Calibri"/>
        <w:b w:val="0"/>
        <w:i w:val="0"/>
        <w:strike w:val="0"/>
        <w:dstrike w:val="0"/>
        <w:color w:val="000000"/>
        <w:sz w:val="20"/>
        <w:szCs w:val="20"/>
        <w:u w:val="none" w:color="000000"/>
        <w:bdr w:val="none" w:color="auto" w:sz="0" w:space="0"/>
        <w:shd w:val="clear" w:color="auto" w:fill="auto"/>
        <w:vertAlign w:val="baseline"/>
      </w:rPr>
    </w:lvl>
    <w:lvl w:ilvl="6" w:tplc="E94A3F7A">
      <w:start w:val="1"/>
      <w:numFmt w:val="decimal"/>
      <w:lvlText w:val="%7"/>
      <w:lvlJc w:val="left"/>
      <w:pPr>
        <w:ind w:left="5435"/>
      </w:pPr>
      <w:rPr>
        <w:rFonts w:ascii="Calibri" w:hAnsi="Calibri" w:eastAsia="Calibri" w:cs="Calibri"/>
        <w:b w:val="0"/>
        <w:i w:val="0"/>
        <w:strike w:val="0"/>
        <w:dstrike w:val="0"/>
        <w:color w:val="000000"/>
        <w:sz w:val="20"/>
        <w:szCs w:val="20"/>
        <w:u w:val="none" w:color="000000"/>
        <w:bdr w:val="none" w:color="auto" w:sz="0" w:space="0"/>
        <w:shd w:val="clear" w:color="auto" w:fill="auto"/>
        <w:vertAlign w:val="baseline"/>
      </w:rPr>
    </w:lvl>
    <w:lvl w:ilvl="7" w:tplc="B88076A6">
      <w:start w:val="1"/>
      <w:numFmt w:val="lowerLetter"/>
      <w:lvlText w:val="%8"/>
      <w:lvlJc w:val="left"/>
      <w:pPr>
        <w:ind w:left="6155"/>
      </w:pPr>
      <w:rPr>
        <w:rFonts w:ascii="Calibri" w:hAnsi="Calibri" w:eastAsia="Calibri" w:cs="Calibri"/>
        <w:b w:val="0"/>
        <w:i w:val="0"/>
        <w:strike w:val="0"/>
        <w:dstrike w:val="0"/>
        <w:color w:val="000000"/>
        <w:sz w:val="20"/>
        <w:szCs w:val="20"/>
        <w:u w:val="none" w:color="000000"/>
        <w:bdr w:val="none" w:color="auto" w:sz="0" w:space="0"/>
        <w:shd w:val="clear" w:color="auto" w:fill="auto"/>
        <w:vertAlign w:val="baseline"/>
      </w:rPr>
    </w:lvl>
    <w:lvl w:ilvl="8" w:tplc="49CEE0A0">
      <w:start w:val="1"/>
      <w:numFmt w:val="lowerRoman"/>
      <w:lvlText w:val="%9"/>
      <w:lvlJc w:val="left"/>
      <w:pPr>
        <w:ind w:left="6875"/>
      </w:pPr>
      <w:rPr>
        <w:rFonts w:ascii="Calibri" w:hAnsi="Calibri" w:eastAsia="Calibri" w:cs="Calibri"/>
        <w:b w:val="0"/>
        <w:i w:val="0"/>
        <w:strike w:val="0"/>
        <w:dstrike w:val="0"/>
        <w:color w:val="000000"/>
        <w:sz w:val="20"/>
        <w:szCs w:val="20"/>
        <w:u w:val="none" w:color="000000"/>
        <w:bdr w:val="none" w:color="auto" w:sz="0" w:space="0"/>
        <w:shd w:val="clear" w:color="auto" w:fill="auto"/>
        <w:vertAlign w:val="baseline"/>
      </w:rPr>
    </w:lvl>
  </w:abstractNum>
  <w:num w:numId="1" w16cid:durableId="13549223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rank Pennekamp">
    <w15:presenceInfo w15:providerId="AD" w15:userId="S::frank.pennekamp@ieu.uzh.ch::c407dfcd-9e36-4db0-9beb-09511d284df5"/>
  </w15:person>
  <w15:person w15:author="Shyamolina Ghosh">
    <w15:presenceInfo w15:providerId="AD" w15:userId="S::shyamolina.ghosh@uzh.ch::47205b67-ae9a-4f1f-bc9d-e1d4475bd0f6"/>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50"/>
  <w:proofState w:spelling="clean" w:grammar="dirty"/>
  <w:trackRevisions w:val="tru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6764"/>
    <w:rsid w:val="00003F52"/>
    <w:rsid w:val="001803E7"/>
    <w:rsid w:val="001C4003"/>
    <w:rsid w:val="002C2268"/>
    <w:rsid w:val="002D74B0"/>
    <w:rsid w:val="0051657A"/>
    <w:rsid w:val="008B0DA1"/>
    <w:rsid w:val="00991E0C"/>
    <w:rsid w:val="00DB226C"/>
    <w:rsid w:val="00DE4396"/>
    <w:rsid w:val="00E17408"/>
    <w:rsid w:val="00E70D9D"/>
    <w:rsid w:val="00E725D4"/>
    <w:rsid w:val="00F43273"/>
    <w:rsid w:val="00FE6764"/>
    <w:rsid w:val="0355615B"/>
    <w:rsid w:val="17D328F5"/>
    <w:rsid w:val="1C660E77"/>
    <w:rsid w:val="2F4179EB"/>
    <w:rsid w:val="309DB032"/>
    <w:rsid w:val="43EEC425"/>
    <w:rsid w:val="499EA0DE"/>
    <w:rsid w:val="4D802B42"/>
    <w:rsid w:val="589C2E27"/>
    <w:rsid w:val="5946F384"/>
    <w:rsid w:val="6EF554A9"/>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decimalSymbol w:val="."/>
  <w:listSeparator w:val=","/>
  <w14:docId w14:val="0F26AA97"/>
  <w15:docId w15:val="{CD191A3C-7D40-0B42-867C-1819F862D20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sz w:val="24"/>
        <w:szCs w:val="24"/>
        <w:lang w:val="en-CH"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spacing w:after="18" w:line="368" w:lineRule="auto"/>
      <w:ind w:left="2" w:right="15" w:hanging="2"/>
      <w:jc w:val="both"/>
    </w:pPr>
    <w:rPr>
      <w:rFonts w:ascii="Calibri" w:hAnsi="Calibri" w:eastAsia="Calibri" w:cs="Calibri"/>
      <w:color w:val="000000"/>
      <w:sz w:val="20"/>
    </w:rPr>
  </w:style>
  <w:style w:type="paragraph" w:styleId="Heading1">
    <w:name w:val="heading 1"/>
    <w:next w:val="Normal"/>
    <w:link w:val="Heading1Char"/>
    <w:uiPriority w:val="9"/>
    <w:qFormat/>
    <w:pPr>
      <w:keepNext/>
      <w:keepLines/>
      <w:spacing w:after="284" w:line="265" w:lineRule="auto"/>
      <w:ind w:left="10" w:right="15" w:hanging="10"/>
      <w:outlineLvl w:val="0"/>
    </w:pPr>
    <w:rPr>
      <w:rFonts w:ascii="Calibri" w:hAnsi="Calibri" w:eastAsia="Calibri" w:cs="Calibri"/>
      <w:b/>
      <w:color w:val="000000"/>
    </w:rPr>
  </w:style>
  <w:style w:type="paragraph" w:styleId="Heading2">
    <w:name w:val="heading 2"/>
    <w:next w:val="Normal"/>
    <w:link w:val="Heading2Char"/>
    <w:uiPriority w:val="9"/>
    <w:unhideWhenUsed/>
    <w:qFormat/>
    <w:pPr>
      <w:keepNext/>
      <w:keepLines/>
      <w:spacing w:after="351" w:line="277" w:lineRule="auto"/>
      <w:ind w:left="153" w:hanging="10"/>
      <w:outlineLvl w:val="1"/>
    </w:pPr>
    <w:rPr>
      <w:rFonts w:ascii="Calibri" w:hAnsi="Calibri" w:eastAsia="Calibri" w:cs="Calibri"/>
      <w:b/>
      <w:color w:val="000000"/>
      <w:sz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2Char" w:customStyle="1">
    <w:name w:val="Heading 2 Char"/>
    <w:link w:val="Heading2"/>
    <w:rPr>
      <w:rFonts w:ascii="Calibri" w:hAnsi="Calibri" w:eastAsia="Calibri" w:cs="Calibri"/>
      <w:b/>
      <w:color w:val="000000"/>
      <w:sz w:val="20"/>
    </w:rPr>
  </w:style>
  <w:style w:type="paragraph" w:styleId="footnotedescription" w:customStyle="1">
    <w:name w:val="footnote description"/>
    <w:next w:val="Normal"/>
    <w:link w:val="footnotedescriptionChar"/>
    <w:hidden/>
    <w:pPr>
      <w:spacing w:line="259" w:lineRule="auto"/>
      <w:ind w:left="269"/>
    </w:pPr>
    <w:rPr>
      <w:rFonts w:ascii="Calibri" w:hAnsi="Calibri" w:eastAsia="Calibri" w:cs="Calibri"/>
      <w:color w:val="000000"/>
      <w:sz w:val="18"/>
    </w:rPr>
  </w:style>
  <w:style w:type="character" w:styleId="footnotedescriptionChar" w:customStyle="1">
    <w:name w:val="footnote description Char"/>
    <w:link w:val="footnotedescription"/>
    <w:rPr>
      <w:rFonts w:ascii="Calibri" w:hAnsi="Calibri" w:eastAsia="Calibri" w:cs="Calibri"/>
      <w:color w:val="000000"/>
      <w:sz w:val="18"/>
    </w:rPr>
  </w:style>
  <w:style w:type="character" w:styleId="Heading1Char" w:customStyle="1">
    <w:name w:val="Heading 1 Char"/>
    <w:link w:val="Heading1"/>
    <w:rPr>
      <w:rFonts w:ascii="Calibri" w:hAnsi="Calibri" w:eastAsia="Calibri" w:cs="Calibri"/>
      <w:b/>
      <w:color w:val="000000"/>
      <w:sz w:val="24"/>
    </w:rPr>
  </w:style>
  <w:style w:type="character" w:styleId="footnotemark" w:customStyle="1">
    <w:name w:val="footnote mark"/>
    <w:hidden/>
    <w:rPr>
      <w:rFonts w:ascii="Calibri" w:hAnsi="Calibri" w:eastAsia="Calibri" w:cs="Calibri"/>
      <w:i/>
      <w:color w:val="000000"/>
      <w:sz w:val="18"/>
      <w:vertAlign w:val="superscript"/>
    </w:rPr>
  </w:style>
  <w:style w:type="table" w:styleId="TableGrid1" w:customStyle="1">
    <w:name w:val="Table Grid1"/>
    <w:tblPr>
      <w:tblCellMar>
        <w:top w:w="0" w:type="dxa"/>
        <w:left w:w="0" w:type="dxa"/>
        <w:bottom w:w="0" w:type="dxa"/>
        <w:right w:w="0" w:type="dxa"/>
      </w:tblCellMar>
    </w:tblPr>
  </w:style>
  <w:style w:type="paragraph" w:styleId="CommentText">
    <w:name w:val="annotation text"/>
    <w:basedOn w:val="Normal"/>
    <w:link w:val="CommentTextChar"/>
    <w:uiPriority w:val="99"/>
    <w:semiHidden/>
    <w:unhideWhenUsed/>
    <w:pPr>
      <w:spacing w:line="240" w:lineRule="auto"/>
    </w:pPr>
    <w:rPr>
      <w:szCs w:val="20"/>
    </w:rPr>
  </w:style>
  <w:style w:type="character" w:styleId="CommentTextChar" w:customStyle="1">
    <w:name w:val="Comment Text Char"/>
    <w:basedOn w:val="DefaultParagraphFont"/>
    <w:link w:val="CommentText"/>
    <w:uiPriority w:val="99"/>
    <w:semiHidden/>
    <w:rPr>
      <w:rFonts w:ascii="Calibri" w:hAnsi="Calibri" w:eastAsia="Calibri" w:cs="Calibri"/>
      <w:color w:val="000000"/>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51657A"/>
    <w:rPr>
      <w:b/>
      <w:bCs/>
    </w:rPr>
  </w:style>
  <w:style w:type="character" w:styleId="CommentSubjectChar" w:customStyle="1">
    <w:name w:val="Comment Subject Char"/>
    <w:basedOn w:val="CommentTextChar"/>
    <w:link w:val="CommentSubject"/>
    <w:uiPriority w:val="99"/>
    <w:semiHidden/>
    <w:rsid w:val="0051657A"/>
    <w:rPr>
      <w:rFonts w:ascii="Calibri" w:hAnsi="Calibri" w:eastAsia="Calibri" w:cs="Calibri"/>
      <w:b/>
      <w:bCs/>
      <w:color w:val="000000"/>
      <w:sz w:val="20"/>
      <w:szCs w:val="20"/>
    </w:rPr>
  </w:style>
  <w:style w:type="paragraph" w:styleId="Revision">
    <w:name w:val="Revision"/>
    <w:hidden/>
    <w:uiPriority w:val="99"/>
    <w:semiHidden/>
    <w:rsid w:val="002D74B0"/>
    <w:rPr>
      <w:rFonts w:ascii="Calibri" w:hAnsi="Calibri" w:eastAsia="Calibri" w:cs="Calibri"/>
      <w:color w:val="00000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jpg"/><Relationship Id="rId21" Type="http://schemas.openxmlformats.org/officeDocument/2006/relationships/footer" Target="footer4.xml"/><Relationship Id="rId42" Type="http://schemas.openxmlformats.org/officeDocument/2006/relationships/hyperlink" Target="https://doi.org/10.1111/j.1461-0248.2006.00978.x" TargetMode="External"/><Relationship Id="rId47" Type="http://schemas.openxmlformats.org/officeDocument/2006/relationships/hyperlink" Target="https://doi.org/10.1038/nature02327" TargetMode="External"/><Relationship Id="rId63" Type="http://schemas.openxmlformats.org/officeDocument/2006/relationships/hyperlink" Target="https://doi.org/10.1111/oik.01588" TargetMode="External"/><Relationship Id="rId68" Type="http://schemas.openxmlformats.org/officeDocument/2006/relationships/hyperlink" Target="https://doi.org/10.1038/238413a0" TargetMode="External"/><Relationship Id="rId84" Type="http://schemas.openxmlformats.org/officeDocument/2006/relationships/hyperlink" Target="https://doi.org/10.1098/rspb.2001.1767" TargetMode="External"/><Relationship Id="rId89" Type="http://schemas.openxmlformats.org/officeDocument/2006/relationships/hyperlink" Target="https://doi.org/10.1126/science.1095046" TargetMode="External"/><Relationship Id="rId16" Type="http://schemas.openxmlformats.org/officeDocument/2006/relationships/footer" Target="footer2.xml"/><Relationship Id="rId107" Type="http://schemas.openxmlformats.org/officeDocument/2006/relationships/footer" Target="footer9.xml"/><Relationship Id="rId11" Type="http://schemas.microsoft.com/office/2016/09/relationships/commentsIds" Target="commentsIds.xml"/><Relationship Id="rId32" Type="http://schemas.openxmlformats.org/officeDocument/2006/relationships/hyperlink" Target="https://doi.org/10.1103/RevModPhys.74.47" TargetMode="External"/><Relationship Id="rId37" Type="http://schemas.openxmlformats.org/officeDocument/2006/relationships/image" Target="media/image7.png"/><Relationship Id="rId53" Type="http://schemas.openxmlformats.org/officeDocument/2006/relationships/hyperlink" Target="https://doi.org/10.1046/j.1461-0248.2002.00354.x" TargetMode="External"/><Relationship Id="rId58" Type="http://schemas.openxmlformats.org/officeDocument/2006/relationships/hyperlink" Target="https://doi.org/10.1111/2041-210X.12103" TargetMode="External"/><Relationship Id="rId74" Type="http://schemas.openxmlformats.org/officeDocument/2006/relationships/hyperlink" Target="https://doi.org/10.1016/j.ecolmodel.2017.02.024" TargetMode="External"/><Relationship Id="rId79" Type="http://schemas.openxmlformats.org/officeDocument/2006/relationships/hyperlink" Target="https://doi.org/10.1073/pnas.0604181103" TargetMode="External"/><Relationship Id="rId102" Type="http://schemas.openxmlformats.org/officeDocument/2006/relationships/header" Target="header7.xml"/><Relationship Id="rId5" Type="http://schemas.openxmlformats.org/officeDocument/2006/relationships/settings" Target="settings.xml"/><Relationship Id="rId90" Type="http://schemas.openxmlformats.org/officeDocument/2006/relationships/hyperlink" Target="https://doi.org/10.1371/journal.pbio.2003446" TargetMode="External"/><Relationship Id="rId95" Type="http://schemas.openxmlformats.org/officeDocument/2006/relationships/hyperlink" Target="https://doi.org/10.1111/j.1600-0706.2013.01073.x" TargetMode="External"/><Relationship Id="rId22" Type="http://schemas.openxmlformats.org/officeDocument/2006/relationships/footer" Target="footer5.xml"/><Relationship Id="rId27" Type="http://schemas.openxmlformats.org/officeDocument/2006/relationships/image" Target="media/image3.jpg"/><Relationship Id="rId43" Type="http://schemas.openxmlformats.org/officeDocument/2006/relationships/hyperlink" Target="https://doi.org/10.1111/ele.13966" TargetMode="External"/><Relationship Id="rId48" Type="http://schemas.openxmlformats.org/officeDocument/2006/relationships/hyperlink" Target="https://doi.org/10.3354/meps273291" TargetMode="External"/><Relationship Id="rId64" Type="http://schemas.openxmlformats.org/officeDocument/2006/relationships/hyperlink" Target="https://doi.org/10.1111/1365-2435.12763" TargetMode="External"/><Relationship Id="rId69" Type="http://schemas.openxmlformats.org/officeDocument/2006/relationships/hyperlink" Target="https://doi.org/10.1038/238413a0" TargetMode="External"/><Relationship Id="rId80" Type="http://schemas.openxmlformats.org/officeDocument/2006/relationships/hyperlink" Target="https://doi.org/10.1016/j.baae.2011.09.006" TargetMode="External"/><Relationship Id="rId85" Type="http://schemas.openxmlformats.org/officeDocument/2006/relationships/hyperlink" Target="https://doi.org/10.1038/nature02121" TargetMode="External"/><Relationship Id="rId12" Type="http://schemas.microsoft.com/office/2018/08/relationships/commentsExtensible" Target="commentsExtensible.xml"/><Relationship Id="rId17" Type="http://schemas.openxmlformats.org/officeDocument/2006/relationships/header" Target="header3.xml"/><Relationship Id="rId33" Type="http://schemas.openxmlformats.org/officeDocument/2006/relationships/hyperlink" Target="https://doi.org/10.1126/science.1156269" TargetMode="External"/><Relationship Id="rId38" Type="http://schemas.openxmlformats.org/officeDocument/2006/relationships/hyperlink" Target="https://doi.org/10.1016/j.baae.2011.09.002" TargetMode="External"/><Relationship Id="rId59" Type="http://schemas.openxmlformats.org/officeDocument/2006/relationships/hyperlink" Target="https://doi.org/10.1111/2041-210X.12103" TargetMode="External"/><Relationship Id="rId103" Type="http://schemas.openxmlformats.org/officeDocument/2006/relationships/header" Target="header8.xml"/><Relationship Id="rId108" Type="http://schemas.openxmlformats.org/officeDocument/2006/relationships/fontTable" Target="fontTable.xml"/><Relationship Id="rId54" Type="http://schemas.openxmlformats.org/officeDocument/2006/relationships/hyperlink" Target="https://doi.org/10.1016/j.tree.2005.06.011" TargetMode="External"/><Relationship Id="rId70" Type="http://schemas.openxmlformats.org/officeDocument/2006/relationships/hyperlink" Target="https://doi.org/10.3354/meps14062" TargetMode="External"/><Relationship Id="rId75" Type="http://schemas.openxmlformats.org/officeDocument/2006/relationships/hyperlink" Target="https://doi.org/10.1073/pnas.0710672105" TargetMode="External"/><Relationship Id="rId91" Type="http://schemas.openxmlformats.org/officeDocument/2006/relationships/hyperlink" Target="https://doi.org/10.1371/journal.pbio.2003446" TargetMode="External"/><Relationship Id="rId96" Type="http://schemas.openxmlformats.org/officeDocument/2006/relationships/hyperlink" Target="https://doi.org/10.1007/s12080-008-0013-5"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header" Target="header6.xml"/><Relationship Id="rId28" Type="http://schemas.openxmlformats.org/officeDocument/2006/relationships/image" Target="media/image4.png"/><Relationship Id="rId36" Type="http://schemas.openxmlformats.org/officeDocument/2006/relationships/hyperlink" Target="https://doi.org/10.1111/j.1600-0706.2010.18864.x" TargetMode="External"/><Relationship Id="rId49" Type="http://schemas.openxmlformats.org/officeDocument/2006/relationships/hyperlink" Target="https://doi.org/10.3354/meps273291" TargetMode="External"/><Relationship Id="rId57" Type="http://schemas.openxmlformats.org/officeDocument/2006/relationships/hyperlink" Target="https://doi.org/10.1890/03-8018" TargetMode="External"/><Relationship Id="rId106" Type="http://schemas.openxmlformats.org/officeDocument/2006/relationships/header" Target="header9.xml"/><Relationship Id="rId10" Type="http://schemas.microsoft.com/office/2011/relationships/commentsExtended" Target="commentsExtended.xml"/><Relationship Id="rId31" Type="http://schemas.openxmlformats.org/officeDocument/2006/relationships/hyperlink" Target="https://doi.org/10.1103/RevModPhys.74.47" TargetMode="External"/><Relationship Id="rId44" Type="http://schemas.openxmlformats.org/officeDocument/2006/relationships/hyperlink" Target="https://doi.org/10.1111/ele.13966" TargetMode="External"/><Relationship Id="rId52" Type="http://schemas.openxmlformats.org/officeDocument/2006/relationships/hyperlink" Target="https://doi.org/10.1046/j.1461-0248.2002.00354.x" TargetMode="External"/><Relationship Id="rId60" Type="http://schemas.openxmlformats.org/officeDocument/2006/relationships/hyperlink" Target="https://doi.org/10.1002/ece3.8643" TargetMode="External"/><Relationship Id="rId65" Type="http://schemas.openxmlformats.org/officeDocument/2006/relationships/hyperlink" Target="https://doi.org/10.1111/1365-2435.12763" TargetMode="External"/><Relationship Id="rId73" Type="http://schemas.openxmlformats.org/officeDocument/2006/relationships/hyperlink" Target="https://doi.org/10.1016/j.ecolmodel.2017.02.024" TargetMode="External"/><Relationship Id="rId78" Type="http://schemas.openxmlformats.org/officeDocument/2006/relationships/hyperlink" Target="https://doi.org/10.1073/pnas.0604181103" TargetMode="External"/><Relationship Id="rId81" Type="http://schemas.openxmlformats.org/officeDocument/2006/relationships/hyperlink" Target="https://doi.org/10.1016/j.baae.2011.09.006" TargetMode="External"/><Relationship Id="rId86" Type="http://schemas.openxmlformats.org/officeDocument/2006/relationships/hyperlink" Target="https://doi.org/10.1038/nature02121" TargetMode="External"/><Relationship Id="rId94" Type="http://schemas.openxmlformats.org/officeDocument/2006/relationships/hyperlink" Target="https://doi.org/10.1111/j.1600-0706.2013.01073.x" TargetMode="External"/><Relationship Id="rId99" Type="http://schemas.openxmlformats.org/officeDocument/2006/relationships/hyperlink" Target="https://doi.org/10.1371/journal.pone.0012092" TargetMode="External"/><Relationship Id="rId101" Type="http://schemas.openxmlformats.org/officeDocument/2006/relationships/hyperlink" Target="https://doi.org/10.1371/journal.pone.0012092" TargetMode="External"/><Relationship Id="rId4" Type="http://schemas.openxmlformats.org/officeDocument/2006/relationships/styles" Target="styles.xml"/><Relationship Id="rId9" Type="http://schemas.openxmlformats.org/officeDocument/2006/relationships/comments" Target="comments.xml"/><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hyperlink" Target="https://doi.org/10.1016/j.baae.2011.09.002" TargetMode="External"/><Relationship Id="rId109" Type="http://schemas.microsoft.com/office/2011/relationships/people" Target="people.xml"/><Relationship Id="rId34" Type="http://schemas.openxmlformats.org/officeDocument/2006/relationships/hyperlink" Target="https://doi.org/10.1126/science.1156269" TargetMode="External"/><Relationship Id="rId50" Type="http://schemas.openxmlformats.org/officeDocument/2006/relationships/hyperlink" Target="https://doi.org/10.1098/rstb.2008.0219" TargetMode="External"/><Relationship Id="rId55" Type="http://schemas.openxmlformats.org/officeDocument/2006/relationships/hyperlink" Target="https://doi.org/10.1016/j.tree.2005.06.011" TargetMode="External"/><Relationship Id="rId76" Type="http://schemas.openxmlformats.org/officeDocument/2006/relationships/hyperlink" Target="https://doi.org/10.1073/pnas.0710672105" TargetMode="External"/><Relationship Id="rId97" Type="http://schemas.openxmlformats.org/officeDocument/2006/relationships/hyperlink" Target="https://doi.org/10.1007/s12080-008-0013-5" TargetMode="External"/><Relationship Id="rId104" Type="http://schemas.openxmlformats.org/officeDocument/2006/relationships/footer" Target="footer7.xml"/><Relationship Id="rId7" Type="http://schemas.openxmlformats.org/officeDocument/2006/relationships/footnotes" Target="footnotes.xml"/><Relationship Id="rId71" Type="http://schemas.openxmlformats.org/officeDocument/2006/relationships/hyperlink" Target="https://doi.org/10.3354/meps14062" TargetMode="External"/><Relationship Id="rId92" Type="http://schemas.openxmlformats.org/officeDocument/2006/relationships/hyperlink" Target="https://doi.org/10.1002/ecs2.3420" TargetMode="External"/><Relationship Id="rId2" Type="http://schemas.openxmlformats.org/officeDocument/2006/relationships/customXml" Target="../customXml/item2.xml"/><Relationship Id="rId29" Type="http://schemas.openxmlformats.org/officeDocument/2006/relationships/image" Target="media/image5.png"/><Relationship Id="rId24" Type="http://schemas.openxmlformats.org/officeDocument/2006/relationships/footer" Target="footer6.xml"/><Relationship Id="rId40" Type="http://schemas.openxmlformats.org/officeDocument/2006/relationships/hyperlink" Target="https://doi.org/10.1111/j.1461-0248.2006.00978.x" TargetMode="External"/><Relationship Id="rId45" Type="http://schemas.openxmlformats.org/officeDocument/2006/relationships/hyperlink" Target="https://doi.org/10.1111/ele.13966" TargetMode="External"/><Relationship Id="rId66" Type="http://schemas.openxmlformats.org/officeDocument/2006/relationships/hyperlink" Target="https://www.jstor.org/stable/2459298" TargetMode="External"/><Relationship Id="rId87" Type="http://schemas.openxmlformats.org/officeDocument/2006/relationships/hyperlink" Target="https://doi.org/10.1126/science.1095046" TargetMode="External"/><Relationship Id="rId110" Type="http://schemas.openxmlformats.org/officeDocument/2006/relationships/theme" Target="theme/theme1.xml"/><Relationship Id="rId61" Type="http://schemas.openxmlformats.org/officeDocument/2006/relationships/hyperlink" Target="https://doi.org/10.1002/ece3.8643" TargetMode="External"/><Relationship Id="rId82" Type="http://schemas.openxmlformats.org/officeDocument/2006/relationships/hyperlink" Target="https://doi.org/10.1016/j.baae.2011.09.006" TargetMode="External"/><Relationship Id="rId19" Type="http://schemas.openxmlformats.org/officeDocument/2006/relationships/header" Target="header4.xml"/><Relationship Id="rId14" Type="http://schemas.openxmlformats.org/officeDocument/2006/relationships/header" Target="header2.xml"/><Relationship Id="rId30" Type="http://schemas.openxmlformats.org/officeDocument/2006/relationships/image" Target="media/image6.jpg"/><Relationship Id="rId35" Type="http://schemas.openxmlformats.org/officeDocument/2006/relationships/hyperlink" Target="https://doi.org/10.1111/j.1600-0706.2010.18864.x" TargetMode="External"/><Relationship Id="rId56" Type="http://schemas.openxmlformats.org/officeDocument/2006/relationships/hyperlink" Target="https://doi.org/10.1890/03-8018" TargetMode="External"/><Relationship Id="rId77" Type="http://schemas.openxmlformats.org/officeDocument/2006/relationships/hyperlink" Target="https://doi.org/10.1073/pnas.0604181103" TargetMode="External"/><Relationship Id="rId100" Type="http://schemas.openxmlformats.org/officeDocument/2006/relationships/hyperlink" Target="https://doi.org/10.1371/journal.pone.0012092" TargetMode="External"/><Relationship Id="rId105" Type="http://schemas.openxmlformats.org/officeDocument/2006/relationships/footer" Target="footer8.xml"/><Relationship Id="rId8" Type="http://schemas.openxmlformats.org/officeDocument/2006/relationships/endnotes" Target="endnotes.xml"/><Relationship Id="rId51" Type="http://schemas.openxmlformats.org/officeDocument/2006/relationships/hyperlink" Target="https://doi.org/10.1098/rstb.2008.0219" TargetMode="External"/><Relationship Id="rId72" Type="http://schemas.openxmlformats.org/officeDocument/2006/relationships/hyperlink" Target="https://doi.org/10.1016/j.ecolmodel.2017.02.024" TargetMode="External"/><Relationship Id="rId93" Type="http://schemas.openxmlformats.org/officeDocument/2006/relationships/hyperlink" Target="https://doi.org/10.1002/ecs2.3420" TargetMode="External"/><Relationship Id="rId98" Type="http://schemas.openxmlformats.org/officeDocument/2006/relationships/hyperlink" Target="https://doi.org/10.1007/s12080-008-0013-5" TargetMode="External"/><Relationship Id="rId3" Type="http://schemas.openxmlformats.org/officeDocument/2006/relationships/numbering" Target="numbering.xml"/><Relationship Id="rId25" Type="http://schemas.openxmlformats.org/officeDocument/2006/relationships/image" Target="media/image1.jpg"/><Relationship Id="rId46" Type="http://schemas.openxmlformats.org/officeDocument/2006/relationships/hyperlink" Target="https://doi.org/10.1038/nature02327" TargetMode="External"/><Relationship Id="rId67" Type="http://schemas.openxmlformats.org/officeDocument/2006/relationships/hyperlink" Target="https://www.jstor.org/stable/2459298" TargetMode="External"/><Relationship Id="rId20" Type="http://schemas.openxmlformats.org/officeDocument/2006/relationships/header" Target="header5.xml"/><Relationship Id="rId41" Type="http://schemas.openxmlformats.org/officeDocument/2006/relationships/hyperlink" Target="https://doi.org/10.1111/j.1461-0248.2006.00978.x" TargetMode="External"/><Relationship Id="rId62" Type="http://schemas.openxmlformats.org/officeDocument/2006/relationships/hyperlink" Target="https://doi.org/10.1111/oik.01588" TargetMode="External"/><Relationship Id="rId83" Type="http://schemas.openxmlformats.org/officeDocument/2006/relationships/hyperlink" Target="https://doi.org/10.1098/rspb.2001.1767" TargetMode="External"/><Relationship Id="rId88" Type="http://schemas.openxmlformats.org/officeDocument/2006/relationships/hyperlink" Target="https://doi.org/10.1126/science.1095046" TargetMode="External"/><Relationship Id="rId111"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5F5A699BFD1D1419D39E17C59E45605" ma:contentTypeVersion="15" ma:contentTypeDescription="Create a new document." ma:contentTypeScope="" ma:versionID="4bbabaf819d7f3a3231faeda507503cf">
  <xsd:schema xmlns:xsd="http://www.w3.org/2001/XMLSchema" xmlns:xs="http://www.w3.org/2001/XMLSchema" xmlns:p="http://schemas.microsoft.com/office/2006/metadata/properties" xmlns:ns2="12a2378c-1d02-4851-bb92-de41e25dbaf7" xmlns:ns3="f41bf040-fffa-43c6-b4fb-0afe99bd367e" targetNamespace="http://schemas.microsoft.com/office/2006/metadata/properties" ma:root="true" ma:fieldsID="f3f395010381eb0e175cae4c8817a7d9" ns2:_="" ns3:_="">
    <xsd:import namespace="12a2378c-1d02-4851-bb92-de41e25dbaf7"/>
    <xsd:import namespace="f41bf040-fffa-43c6-b4fb-0afe99bd367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3:SharedWithUsers" minOccurs="0"/>
                <xsd:element ref="ns3:SharedWithDetails" minOccurs="0"/>
                <xsd:element ref="ns2:MediaLengthInSeconds" minOccurs="0"/>
                <xsd:element ref="ns2: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a2378c-1d02-4851-bb92-de41e25dba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7c938953-97e4-410d-a323-cf9a87d86f1a"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f41bf040-fffa-43c6-b4fb-0afe99bd367e"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DE75BA3-4B87-4D22-A3A1-E1F60A599A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a2378c-1d02-4851-bb92-de41e25dbaf7"/>
    <ds:schemaRef ds:uri="f41bf040-fffa-43c6-b4fb-0afe99bd36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15CEC35-5F94-43EF-B2B3-C1E722A25C14}">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Anubhav Gupta</dc:creator>
  <keywords/>
  <lastModifiedBy>Anubhav Gupta</lastModifiedBy>
  <revision>6</revision>
  <dcterms:created xsi:type="dcterms:W3CDTF">2022-09-23T07:13:00.0000000Z</dcterms:created>
  <dcterms:modified xsi:type="dcterms:W3CDTF">2022-10-10T07:41:50.3018109Z</dcterms:modified>
</coreProperties>
</file>